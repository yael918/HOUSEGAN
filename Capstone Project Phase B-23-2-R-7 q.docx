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102A7" w14:textId="1F4A29A1" w:rsidR="00DF760B" w:rsidRPr="00866B0C" w:rsidRDefault="004B640F" w:rsidP="00DF760B">
      <w:pPr>
        <w:spacing w:before="240" w:after="240"/>
        <w:jc w:val="center"/>
        <w:rPr>
          <w:rFonts w:eastAsia="Times New Roman" w:cstheme="minorHAnsi"/>
        </w:rPr>
      </w:pPr>
      <w:r>
        <w:rPr>
          <w:noProof/>
        </w:rPr>
        <w:drawing>
          <wp:inline distT="0" distB="0" distL="0" distR="0" wp14:anchorId="762A2D1E" wp14:editId="3D26811C">
            <wp:extent cx="5274310" cy="1243965"/>
            <wp:effectExtent l="0" t="0" r="2540" b="0"/>
            <wp:docPr id="2094213755" name="תמונה 1" descr="תצוגה מקדימה של תמונ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תצוגה מקדימה של תמונה"/>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243965"/>
                    </a:xfrm>
                    <a:prstGeom prst="rect">
                      <a:avLst/>
                    </a:prstGeom>
                    <a:noFill/>
                    <a:ln>
                      <a:noFill/>
                    </a:ln>
                  </pic:spPr>
                </pic:pic>
              </a:graphicData>
            </a:graphic>
          </wp:inline>
        </w:drawing>
      </w:r>
      <w:r w:rsidR="00DF760B" w:rsidRPr="00866B0C">
        <w:rPr>
          <w:rFonts w:eastAsia="Times New Roman" w:cstheme="minorHAnsi"/>
          <w:b/>
          <w:color w:val="000000"/>
          <w:sz w:val="32"/>
          <w:szCs w:val="32"/>
        </w:rPr>
        <w:t>Software Engine</w:t>
      </w:r>
      <w:r w:rsidR="00DF760B">
        <w:rPr>
          <w:rFonts w:ascii="Times New Roman" w:eastAsia="Times New Roman" w:hAnsi="Times New Roman" w:cs="Times New Roman"/>
          <w:b/>
          <w:color w:val="000000"/>
          <w:sz w:val="32"/>
          <w:szCs w:val="32"/>
        </w:rPr>
        <w:t>ering Department</w:t>
      </w:r>
    </w:p>
    <w:p w14:paraId="433F7DA9" w14:textId="46EB8C76" w:rsidR="00DF760B" w:rsidRPr="00866B0C" w:rsidRDefault="00DF760B" w:rsidP="17B44DA1">
      <w:pPr>
        <w:jc w:val="center"/>
        <w:rPr>
          <w:rFonts w:eastAsia="Times New Roman"/>
          <w:sz w:val="28"/>
          <w:szCs w:val="28"/>
        </w:rPr>
      </w:pPr>
      <w:r w:rsidRPr="17B44DA1">
        <w:rPr>
          <w:rFonts w:eastAsia="Times New Roman"/>
          <w:b/>
          <w:bCs/>
          <w:color w:val="000000" w:themeColor="text1"/>
          <w:sz w:val="32"/>
          <w:szCs w:val="32"/>
        </w:rPr>
        <w:t>Braude College</w:t>
      </w:r>
      <w:r w:rsidR="004A6A4B" w:rsidRPr="17B44DA1">
        <w:rPr>
          <w:rFonts w:eastAsia="Times New Roman"/>
          <w:b/>
          <w:bCs/>
          <w:color w:val="000000" w:themeColor="text1"/>
          <w:sz w:val="32"/>
          <w:szCs w:val="32"/>
        </w:rPr>
        <w:t xml:space="preserve"> of</w:t>
      </w:r>
      <w:r w:rsidR="0008761F" w:rsidRPr="17B44DA1">
        <w:rPr>
          <w:rFonts w:eastAsia="Times New Roman"/>
          <w:b/>
          <w:bCs/>
          <w:color w:val="000000" w:themeColor="text1"/>
          <w:sz w:val="32"/>
          <w:szCs w:val="32"/>
        </w:rPr>
        <w:t xml:space="preserve"> Engineering</w:t>
      </w:r>
    </w:p>
    <w:p w14:paraId="75C490B0" w14:textId="512E4020" w:rsidR="00DF760B" w:rsidRPr="00866B0C" w:rsidRDefault="00DF760B" w:rsidP="00DF760B">
      <w:pPr>
        <w:jc w:val="center"/>
        <w:rPr>
          <w:rFonts w:eastAsia="Times New Roman" w:cstheme="minorHAnsi"/>
          <w:sz w:val="28"/>
          <w:szCs w:val="28"/>
        </w:rPr>
      </w:pPr>
      <w:r w:rsidRPr="00866B0C">
        <w:rPr>
          <w:rFonts w:eastAsia="Times New Roman" w:cstheme="minorHAnsi"/>
          <w:b/>
          <w:color w:val="000000"/>
          <w:sz w:val="32"/>
          <w:szCs w:val="32"/>
        </w:rPr>
        <w:t xml:space="preserve">Capstone Project Phase </w:t>
      </w:r>
      <w:r w:rsidR="006828A8">
        <w:rPr>
          <w:rFonts w:eastAsia="Times New Roman" w:cstheme="minorHAnsi"/>
          <w:b/>
          <w:sz w:val="32"/>
          <w:szCs w:val="32"/>
        </w:rPr>
        <w:t>B</w:t>
      </w:r>
      <w:r w:rsidRPr="00866B0C">
        <w:rPr>
          <w:rFonts w:eastAsia="Times New Roman" w:cstheme="minorHAnsi"/>
          <w:b/>
          <w:color w:val="000000"/>
          <w:sz w:val="32"/>
          <w:szCs w:val="32"/>
        </w:rPr>
        <w:t xml:space="preserve"> – </w:t>
      </w:r>
      <w:r w:rsidR="00A82CC7">
        <w:rPr>
          <w:rFonts w:eastAsia="Times New Roman" w:cstheme="minorHAnsi"/>
          <w:b/>
          <w:color w:val="000000"/>
          <w:sz w:val="32"/>
          <w:szCs w:val="32"/>
        </w:rPr>
        <w:t>6199</w:t>
      </w:r>
      <w:r w:rsidR="006828A8">
        <w:rPr>
          <w:rFonts w:eastAsia="Times New Roman" w:cstheme="minorHAnsi"/>
          <w:b/>
          <w:color w:val="000000"/>
          <w:sz w:val="32"/>
          <w:szCs w:val="32"/>
        </w:rPr>
        <w:t>9</w:t>
      </w:r>
    </w:p>
    <w:p w14:paraId="10EF970B" w14:textId="77777777" w:rsidR="00DF760B" w:rsidRDefault="00DF760B" w:rsidP="00DF760B">
      <w:pPr>
        <w:jc w:val="center"/>
        <w:rPr>
          <w:rFonts w:ascii="Times New Roman" w:eastAsia="Times New Roman" w:hAnsi="Times New Roman" w:cs="Times New Roman"/>
        </w:rPr>
      </w:pPr>
    </w:p>
    <w:p w14:paraId="7946D860" w14:textId="1C09A9DB" w:rsidR="00DF760B" w:rsidRPr="007F34C0" w:rsidRDefault="007F34C0" w:rsidP="007F34C0">
      <w:pPr>
        <w:spacing w:before="240" w:after="240"/>
        <w:jc w:val="center"/>
        <w:rPr>
          <w:rFonts w:eastAsia="Times New Roman" w:cstheme="minorHAnsi"/>
          <w:b/>
          <w:bCs/>
          <w:sz w:val="44"/>
          <w:szCs w:val="44"/>
          <w:rtl/>
        </w:rPr>
      </w:pPr>
      <w:r w:rsidRPr="007F34C0">
        <w:rPr>
          <w:rFonts w:eastAsia="Times New Roman" w:cstheme="minorHAnsi"/>
          <w:b/>
          <w:bCs/>
          <w:sz w:val="44"/>
          <w:szCs w:val="44"/>
        </w:rPr>
        <w:t>Relational Generative Adversarial Networks for Graph-Constrained House Layout Generation</w:t>
      </w:r>
    </w:p>
    <w:p w14:paraId="2DE7C37A" w14:textId="4690DE1D" w:rsidR="00DF760B" w:rsidRDefault="00DF760B" w:rsidP="00DF760B">
      <w:pPr>
        <w:spacing w:before="240" w:after="240"/>
        <w:jc w:val="center"/>
        <w:rPr>
          <w:rFonts w:ascii="Times New Roman" w:eastAsia="Times New Roman" w:hAnsi="Times New Roman" w:cs="Times New Roman"/>
          <w:sz w:val="44"/>
          <w:szCs w:val="44"/>
        </w:rPr>
      </w:pPr>
      <w:r w:rsidRPr="00866B0C">
        <w:rPr>
          <w:rFonts w:eastAsia="Times New Roman" w:cstheme="minorHAnsi"/>
          <w:b/>
          <w:color w:val="000000"/>
          <w:sz w:val="44"/>
          <w:szCs w:val="44"/>
        </w:rPr>
        <w:t>23-</w:t>
      </w:r>
      <w:r w:rsidR="007C5767">
        <w:rPr>
          <w:rFonts w:eastAsia="Times New Roman" w:cstheme="minorHAnsi"/>
          <w:b/>
          <w:color w:val="000000"/>
          <w:sz w:val="44"/>
          <w:szCs w:val="44"/>
        </w:rPr>
        <w:t>2</w:t>
      </w:r>
      <w:r w:rsidRPr="00866B0C">
        <w:rPr>
          <w:rFonts w:eastAsia="Times New Roman" w:cstheme="minorHAnsi"/>
          <w:b/>
          <w:color w:val="000000"/>
          <w:sz w:val="44"/>
          <w:szCs w:val="44"/>
        </w:rPr>
        <w:t>-R-</w:t>
      </w:r>
      <w:r w:rsidR="007C5767">
        <w:rPr>
          <w:rFonts w:eastAsia="Times New Roman" w:cstheme="minorHAnsi"/>
          <w:b/>
          <w:color w:val="000000"/>
          <w:sz w:val="44"/>
          <w:szCs w:val="44"/>
        </w:rPr>
        <w:t>7</w:t>
      </w:r>
    </w:p>
    <w:p w14:paraId="2F42E8AD" w14:textId="77777777" w:rsidR="00DF760B" w:rsidRDefault="00DF760B" w:rsidP="00DF760B">
      <w:pPr>
        <w:jc w:val="center"/>
        <w:rPr>
          <w:rFonts w:ascii="Times New Roman" w:eastAsia="Times New Roman" w:hAnsi="Times New Roman" w:cs="Times New Roman"/>
        </w:rPr>
      </w:pPr>
    </w:p>
    <w:p w14:paraId="34E50805" w14:textId="35E367DF" w:rsidR="00DF760B" w:rsidRPr="00866B0C" w:rsidRDefault="0012102F" w:rsidP="00DF760B">
      <w:pPr>
        <w:spacing w:before="240" w:after="240"/>
        <w:jc w:val="center"/>
        <w:rPr>
          <w:rFonts w:eastAsia="Times New Roman" w:cstheme="minorHAnsi"/>
        </w:rPr>
      </w:pPr>
      <w:r>
        <w:rPr>
          <w:rFonts w:eastAsia="Times New Roman" w:cstheme="minorHAnsi"/>
          <w:b/>
          <w:color w:val="000000"/>
          <w:sz w:val="32"/>
          <w:szCs w:val="32"/>
        </w:rPr>
        <w:t>Yael Shusterman</w:t>
      </w:r>
      <w:r w:rsidR="00DF760B" w:rsidRPr="00866B0C">
        <w:rPr>
          <w:rFonts w:eastAsia="Times New Roman" w:cstheme="minorHAnsi"/>
          <w:b/>
          <w:color w:val="000000"/>
          <w:sz w:val="32"/>
          <w:szCs w:val="32"/>
        </w:rPr>
        <w:t xml:space="preserve"> </w:t>
      </w:r>
      <w:r w:rsidR="008E3F22">
        <w:rPr>
          <w:rFonts w:eastAsia="Times New Roman" w:cstheme="minorHAnsi"/>
          <w:b/>
          <w:color w:val="000000"/>
          <w:sz w:val="32"/>
          <w:szCs w:val="32"/>
        </w:rPr>
        <w:t>205804446</w:t>
      </w:r>
    </w:p>
    <w:p w14:paraId="1A59611B" w14:textId="56E19BB5" w:rsidR="00DF760B" w:rsidRPr="006B0471" w:rsidRDefault="00A14025" w:rsidP="00E13BF8">
      <w:pPr>
        <w:spacing w:before="240" w:after="240"/>
        <w:jc w:val="center"/>
        <w:rPr>
          <w:ins w:id="0" w:author="יעל שוסטרמן" w:date="2024-05-07T07:30:00Z"/>
          <w:rFonts w:hint="cs"/>
          <w:color w:val="4472C4" w:themeColor="accent1"/>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0471">
        <w:rPr>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Yael</w:t>
      </w:r>
      <w:r w:rsidR="00485522" w:rsidRPr="006B0471">
        <w:rPr>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.Shusterman@e.braude.ac.il</w:t>
      </w:r>
    </w:p>
    <w:p w14:paraId="085A34CC" w14:textId="537034DD" w:rsidR="00DF760B" w:rsidRPr="007B404C" w:rsidRDefault="0012102F" w:rsidP="17B44DA1">
      <w:pPr>
        <w:spacing w:before="240" w:after="240"/>
        <w:jc w:val="center"/>
        <w:rPr>
          <w:rFonts w:eastAsia="Times New Roman"/>
          <w:lang w:val="it-IT"/>
        </w:rPr>
      </w:pPr>
      <w:r w:rsidRPr="17B44DA1">
        <w:rPr>
          <w:rFonts w:eastAsia="Times New Roman"/>
          <w:b/>
          <w:bCs/>
          <w:color w:val="000000" w:themeColor="text1"/>
          <w:sz w:val="32"/>
          <w:szCs w:val="32"/>
          <w:lang w:val="it-IT"/>
        </w:rPr>
        <w:t>Yeela Malka 207727744</w:t>
      </w:r>
    </w:p>
    <w:p w14:paraId="3906DC8D" w14:textId="6C78E9E3" w:rsidR="006B0471" w:rsidRPr="00D64B78" w:rsidRDefault="006B0471" w:rsidP="00DF760B">
      <w:pPr>
        <w:jc w:val="center"/>
        <w:rPr>
          <w:rFonts w:eastAsia="Times New Roman" w:cstheme="minorHAnsi"/>
          <w:color w:val="4472C4" w:themeColor="accent1"/>
          <w:sz w:val="28"/>
          <w:szCs w:val="28"/>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9" w:history="1">
        <w:r w:rsidRPr="00D64B78">
          <w:rPr>
            <w:rStyle w:val="Hyperlink"/>
            <w:color w:val="4472C4" w:themeColor="accent1"/>
            <w:sz w:val="28"/>
            <w:szCs w:val="28"/>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yeela.malka@e.braude.ac.il</w:t>
        </w:r>
      </w:hyperlink>
    </w:p>
    <w:p w14:paraId="58533C8B" w14:textId="047FE1D2" w:rsidR="00DF760B" w:rsidRPr="007B404C" w:rsidRDefault="00DF760B" w:rsidP="00DF760B">
      <w:pPr>
        <w:jc w:val="center"/>
        <w:rPr>
          <w:rFonts w:eastAsia="Times New Roman" w:cstheme="minorHAnsi"/>
          <w:b/>
          <w:color w:val="000000"/>
          <w:sz w:val="32"/>
          <w:szCs w:val="32"/>
          <w:lang w:val="it-IT"/>
        </w:rPr>
      </w:pPr>
      <w:r w:rsidRPr="007B404C">
        <w:rPr>
          <w:rFonts w:eastAsia="Times New Roman" w:cstheme="minorHAnsi"/>
          <w:b/>
          <w:color w:val="000000"/>
          <w:sz w:val="32"/>
          <w:szCs w:val="32"/>
          <w:lang w:val="it-IT"/>
        </w:rPr>
        <w:t>Supervisors:</w:t>
      </w:r>
    </w:p>
    <w:p w14:paraId="0C468B46" w14:textId="77777777" w:rsidR="00DF760B" w:rsidRPr="007B404C" w:rsidRDefault="00DF760B" w:rsidP="00DF760B">
      <w:pPr>
        <w:jc w:val="center"/>
        <w:rPr>
          <w:rFonts w:eastAsia="Times New Roman" w:cstheme="minorHAnsi"/>
          <w:lang w:val="it-IT"/>
        </w:rPr>
      </w:pPr>
    </w:p>
    <w:p w14:paraId="1740A987" w14:textId="54ED4949" w:rsidR="00DF24C0" w:rsidRDefault="002757DB" w:rsidP="17B44DA1">
      <w:pPr>
        <w:jc w:val="center"/>
        <w:rPr>
          <w:del w:id="1" w:author="יעל שוסטרמן" w:date="2024-05-07T07:31:00Z"/>
          <w:rFonts w:eastAsia="Times New Roman"/>
          <w:b/>
          <w:bCs/>
          <w:color w:val="000000"/>
          <w:sz w:val="32"/>
          <w:szCs w:val="32"/>
          <w:rtl/>
        </w:rPr>
      </w:pPr>
      <w:r w:rsidRPr="17B44DA1">
        <w:rPr>
          <w:rFonts w:eastAsia="Times New Roman"/>
          <w:b/>
          <w:bCs/>
          <w:color w:val="000000" w:themeColor="text1"/>
          <w:sz w:val="32"/>
          <w:szCs w:val="32"/>
          <w:lang w:val="it-IT"/>
        </w:rPr>
        <w:t>Ph</w:t>
      </w:r>
      <w:r w:rsidR="00DF760B" w:rsidRPr="17B44DA1">
        <w:rPr>
          <w:rFonts w:eastAsia="Times New Roman"/>
          <w:b/>
          <w:bCs/>
          <w:color w:val="000000" w:themeColor="text1"/>
          <w:sz w:val="32"/>
          <w:szCs w:val="32"/>
          <w:lang w:val="it-IT"/>
        </w:rPr>
        <w:t>.</w:t>
      </w:r>
      <w:r w:rsidRPr="17B44DA1">
        <w:rPr>
          <w:rFonts w:eastAsia="Times New Roman"/>
          <w:b/>
          <w:bCs/>
          <w:color w:val="000000" w:themeColor="text1"/>
          <w:sz w:val="32"/>
          <w:szCs w:val="32"/>
          <w:lang w:val="it-IT"/>
        </w:rPr>
        <w:t>D</w:t>
      </w:r>
      <w:r w:rsidR="00B20CA6" w:rsidRPr="17B44DA1">
        <w:rPr>
          <w:rFonts w:eastAsia="Times New Roman"/>
          <w:b/>
          <w:bCs/>
          <w:color w:val="000000" w:themeColor="text1"/>
          <w:sz w:val="32"/>
          <w:szCs w:val="32"/>
          <w:lang w:val="it-IT"/>
        </w:rPr>
        <w:t>.</w:t>
      </w:r>
      <w:r w:rsidR="00DF760B" w:rsidRPr="17B44DA1">
        <w:rPr>
          <w:rFonts w:eastAsia="Times New Roman"/>
          <w:b/>
          <w:bCs/>
          <w:color w:val="000000" w:themeColor="text1"/>
          <w:sz w:val="32"/>
          <w:szCs w:val="32"/>
          <w:lang w:val="it-IT"/>
        </w:rPr>
        <w:t xml:space="preserve"> </w:t>
      </w:r>
      <w:r w:rsidR="00B20CA6" w:rsidRPr="17B44DA1">
        <w:rPr>
          <w:rFonts w:eastAsia="Times New Roman"/>
          <w:b/>
          <w:bCs/>
          <w:color w:val="000000" w:themeColor="text1"/>
          <w:sz w:val="32"/>
          <w:szCs w:val="32"/>
          <w:lang w:val="it-IT"/>
        </w:rPr>
        <w:t xml:space="preserve">Dvora Toledano </w:t>
      </w:r>
      <w:r w:rsidR="00DF24C0" w:rsidRPr="17B44DA1">
        <w:rPr>
          <w:rFonts w:eastAsia="Times New Roman"/>
          <w:b/>
          <w:bCs/>
          <w:color w:val="000000" w:themeColor="text1"/>
          <w:sz w:val="32"/>
          <w:szCs w:val="32"/>
          <w:lang w:val="it-IT"/>
        </w:rPr>
        <w:t>–</w:t>
      </w:r>
      <w:r w:rsidR="00B20CA6" w:rsidRPr="17B44DA1">
        <w:rPr>
          <w:rFonts w:eastAsia="Times New Roman"/>
          <w:b/>
          <w:bCs/>
          <w:color w:val="000000" w:themeColor="text1"/>
          <w:sz w:val="32"/>
          <w:szCs w:val="32"/>
          <w:lang w:val="it-IT"/>
        </w:rPr>
        <w:t xml:space="preserve"> Kita</w:t>
      </w:r>
      <w:r w:rsidR="001C42AD" w:rsidRPr="17B44DA1">
        <w:rPr>
          <w:rFonts w:eastAsia="Times New Roman"/>
          <w:b/>
          <w:bCs/>
          <w:color w:val="000000" w:themeColor="text1"/>
          <w:sz w:val="32"/>
          <w:szCs w:val="32"/>
          <w:lang w:val="it-IT"/>
        </w:rPr>
        <w:t>i</w:t>
      </w:r>
    </w:p>
    <w:p w14:paraId="12AE49B7" w14:textId="77777777" w:rsidR="007C5767" w:rsidRPr="007B404C" w:rsidRDefault="007C5767" w:rsidP="007C5767">
      <w:pPr>
        <w:jc w:val="center"/>
        <w:rPr>
          <w:rFonts w:eastAsia="Times New Roman" w:cstheme="minorHAnsi"/>
          <w:b/>
          <w:color w:val="000000"/>
          <w:sz w:val="32"/>
          <w:szCs w:val="32"/>
          <w:lang w:val="it-IT"/>
        </w:rPr>
      </w:pPr>
      <w:r w:rsidRPr="007B404C">
        <w:rPr>
          <w:rFonts w:eastAsia="Times New Roman" w:cstheme="minorHAnsi"/>
          <w:b/>
          <w:color w:val="000000"/>
          <w:sz w:val="32"/>
          <w:szCs w:val="32"/>
          <w:lang w:val="it-IT"/>
        </w:rPr>
        <w:t>Prof. Zeev Volkovich</w:t>
      </w:r>
    </w:p>
    <w:p w14:paraId="3619B129" w14:textId="77777777" w:rsidR="007C5767" w:rsidRPr="007B404C" w:rsidRDefault="007C5767" w:rsidP="001C42AD">
      <w:pPr>
        <w:jc w:val="center"/>
        <w:rPr>
          <w:rFonts w:eastAsia="Times New Roman" w:cstheme="minorHAnsi"/>
          <w:b/>
          <w:color w:val="000000"/>
          <w:sz w:val="32"/>
          <w:szCs w:val="32"/>
          <w:lang w:val="it-IT"/>
        </w:rPr>
      </w:pPr>
    </w:p>
    <w:p w14:paraId="4FA05DBF" w14:textId="77777777" w:rsidR="004B640F" w:rsidRDefault="004B640F" w:rsidP="008775BB">
      <w:pPr>
        <w:pStyle w:val="TOC1"/>
        <w:rPr>
          <w:b w:val="0"/>
          <w:bCs w:val="0"/>
        </w:rPr>
      </w:pPr>
    </w:p>
    <w:p w14:paraId="6EFBEDBD" w14:textId="77777777" w:rsidR="004B640F" w:rsidRDefault="004B640F" w:rsidP="008775BB">
      <w:pPr>
        <w:pStyle w:val="TOC1"/>
        <w:rPr>
          <w:b w:val="0"/>
          <w:bCs w:val="0"/>
        </w:rPr>
      </w:pPr>
    </w:p>
    <w:p w14:paraId="4B9924DF" w14:textId="56394AEB" w:rsidR="008775BB" w:rsidRDefault="00BD1B02" w:rsidP="008775BB">
      <w:pPr>
        <w:pStyle w:val="TOC1"/>
        <w:rPr>
          <w:rFonts w:eastAsiaTheme="minorEastAsia" w:cstheme="minorBidi"/>
          <w:b w:val="0"/>
          <w:bCs w:val="0"/>
          <w:caps w:val="0"/>
          <w:noProof/>
          <w:kern w:val="2"/>
          <w:sz w:val="22"/>
          <w:szCs w:val="22"/>
          <w:rtl/>
          <w14:ligatures w14:val="standardContextual"/>
        </w:rPr>
      </w:pPr>
      <w:r>
        <w:rPr>
          <w:b w:val="0"/>
          <w:bCs w:val="0"/>
        </w:rPr>
        <w:lastRenderedPageBreak/>
        <w:fldChar w:fldCharType="begin"/>
      </w:r>
      <w:r>
        <w:rPr>
          <w:b w:val="0"/>
          <w:bCs w:val="0"/>
        </w:rPr>
        <w:instrText xml:space="preserve"> TOC \o "1-2" \h \z \t "Subtitle,3" </w:instrText>
      </w:r>
      <w:r>
        <w:rPr>
          <w:b w:val="0"/>
          <w:bCs w:val="0"/>
        </w:rPr>
        <w:fldChar w:fldCharType="separate"/>
      </w:r>
      <w:hyperlink w:anchor="_Toc138549742" w:history="1">
        <w:r w:rsidR="008775BB" w:rsidRPr="00D147E2">
          <w:rPr>
            <w:rStyle w:val="Hyperlink"/>
            <w:noProof/>
          </w:rPr>
          <w:t>Abstract</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Toc138549742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3</w:t>
        </w:r>
        <w:r w:rsidR="008775BB">
          <w:rPr>
            <w:noProof/>
            <w:webHidden/>
            <w:rtl/>
          </w:rPr>
          <w:fldChar w:fldCharType="end"/>
        </w:r>
      </w:hyperlink>
    </w:p>
    <w:p w14:paraId="4D2856D4" w14:textId="307F81F1" w:rsidR="008775BB" w:rsidRDefault="004B4033" w:rsidP="008775BB">
      <w:pPr>
        <w:pStyle w:val="TOC2"/>
        <w:rPr>
          <w:rFonts w:eastAsiaTheme="minorEastAsia" w:cstheme="minorBidi"/>
          <w:smallCaps w:val="0"/>
          <w:noProof/>
          <w:kern w:val="2"/>
          <w:sz w:val="22"/>
          <w:szCs w:val="22"/>
          <w:rtl/>
          <w14:ligatures w14:val="standardContextual"/>
        </w:rPr>
      </w:pPr>
      <w:hyperlink w:anchor="_Toc138549743" w:history="1">
        <w:r w:rsidR="008775BB" w:rsidRPr="00D147E2">
          <w:rPr>
            <w:rStyle w:val="Hyperlink"/>
            <w:noProof/>
          </w:rPr>
          <w:t>1.Introduction</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Toc138549743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3</w:t>
        </w:r>
        <w:r w:rsidR="008775BB">
          <w:rPr>
            <w:noProof/>
            <w:webHidden/>
            <w:rtl/>
          </w:rPr>
          <w:fldChar w:fldCharType="end"/>
        </w:r>
      </w:hyperlink>
    </w:p>
    <w:p w14:paraId="1F97D85C" w14:textId="323FBC29"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44" w:history="1">
        <w:r w:rsidR="008775BB" w:rsidRPr="00D147E2">
          <w:rPr>
            <w:rStyle w:val="Hyperlink"/>
            <w:rFonts w:eastAsia="Times New Roman"/>
            <w:b/>
            <w:bCs/>
            <w:noProof/>
          </w:rPr>
          <w:t>1.1 Motivation for an automatic design process of a house floor plan</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Toc138549744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3</w:t>
        </w:r>
        <w:r w:rsidR="008775BB">
          <w:rPr>
            <w:noProof/>
            <w:webHidden/>
            <w:rtl/>
          </w:rPr>
          <w:fldChar w:fldCharType="end"/>
        </w:r>
      </w:hyperlink>
    </w:p>
    <w:p w14:paraId="1F5416FE" w14:textId="08A55F75"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45" w:history="1">
        <w:r w:rsidR="008775BB" w:rsidRPr="00D147E2">
          <w:rPr>
            <w:rStyle w:val="Hyperlink"/>
            <w:rFonts w:eastAsia="Times New Roman"/>
            <w:b/>
            <w:bCs/>
            <w:noProof/>
          </w:rPr>
          <w:t>1.2 How can GANs be used to automate this process?</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Toc138549745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4</w:t>
        </w:r>
        <w:r w:rsidR="008775BB">
          <w:rPr>
            <w:noProof/>
            <w:webHidden/>
            <w:rtl/>
          </w:rPr>
          <w:fldChar w:fldCharType="end"/>
        </w:r>
      </w:hyperlink>
    </w:p>
    <w:p w14:paraId="7802D261" w14:textId="3160D216"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46" w:history="1">
        <w:r w:rsidR="008775BB" w:rsidRPr="00D147E2">
          <w:rPr>
            <w:rStyle w:val="Hyperlink"/>
            <w:rFonts w:eastAsia="Times New Roman"/>
            <w:b/>
            <w:bCs/>
            <w:noProof/>
          </w:rPr>
          <w:t>1.3 The problem statement</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Toc138549746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4</w:t>
        </w:r>
        <w:r w:rsidR="008775BB">
          <w:rPr>
            <w:noProof/>
            <w:webHidden/>
            <w:rtl/>
          </w:rPr>
          <w:fldChar w:fldCharType="end"/>
        </w:r>
      </w:hyperlink>
    </w:p>
    <w:p w14:paraId="1F4DD7B7" w14:textId="3F5E40AD" w:rsidR="008775BB" w:rsidRDefault="004B4033" w:rsidP="008775BB">
      <w:pPr>
        <w:pStyle w:val="TOC2"/>
        <w:rPr>
          <w:rFonts w:eastAsiaTheme="minorEastAsia" w:cstheme="minorBidi"/>
          <w:smallCaps w:val="0"/>
          <w:noProof/>
          <w:kern w:val="2"/>
          <w:sz w:val="22"/>
          <w:szCs w:val="22"/>
          <w:rtl/>
          <w14:ligatures w14:val="standardContextual"/>
        </w:rPr>
      </w:pPr>
      <w:hyperlink w:anchor="_Toc138549747" w:history="1">
        <w:r w:rsidR="008775BB" w:rsidRPr="00D147E2">
          <w:rPr>
            <w:rStyle w:val="Hyperlink"/>
            <w:noProof/>
          </w:rPr>
          <w:t>2. Related Work</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Toc138549747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5</w:t>
        </w:r>
        <w:r w:rsidR="008775BB">
          <w:rPr>
            <w:noProof/>
            <w:webHidden/>
            <w:rtl/>
          </w:rPr>
          <w:fldChar w:fldCharType="end"/>
        </w:r>
      </w:hyperlink>
    </w:p>
    <w:p w14:paraId="0859405B" w14:textId="520F0685" w:rsidR="008775BB" w:rsidRDefault="004B4033" w:rsidP="008775BB">
      <w:pPr>
        <w:pStyle w:val="TOC2"/>
        <w:rPr>
          <w:rFonts w:eastAsiaTheme="minorEastAsia" w:cstheme="minorBidi"/>
          <w:smallCaps w:val="0"/>
          <w:noProof/>
          <w:kern w:val="2"/>
          <w:sz w:val="22"/>
          <w:szCs w:val="22"/>
          <w:rtl/>
          <w14:ligatures w14:val="standardContextual"/>
        </w:rPr>
      </w:pPr>
      <w:hyperlink w:anchor="_Toc138549748" w:history="1">
        <w:r w:rsidR="008775BB" w:rsidRPr="00D147E2">
          <w:rPr>
            <w:rStyle w:val="Hyperlink"/>
            <w:noProof/>
          </w:rPr>
          <w:t>3. Background</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Toc138549748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5</w:t>
        </w:r>
        <w:r w:rsidR="008775BB">
          <w:rPr>
            <w:noProof/>
            <w:webHidden/>
            <w:rtl/>
          </w:rPr>
          <w:fldChar w:fldCharType="end"/>
        </w:r>
      </w:hyperlink>
    </w:p>
    <w:p w14:paraId="6306915D" w14:textId="53BFA460"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49" w:history="1">
        <w:r w:rsidR="008775BB" w:rsidRPr="00D147E2">
          <w:rPr>
            <w:rStyle w:val="Hyperlink"/>
            <w:b/>
            <w:bCs/>
            <w:noProof/>
          </w:rPr>
          <w:t>3.1 Neural Network</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Toc138549749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5</w:t>
        </w:r>
        <w:r w:rsidR="008775BB">
          <w:rPr>
            <w:noProof/>
            <w:webHidden/>
            <w:rtl/>
          </w:rPr>
          <w:fldChar w:fldCharType="end"/>
        </w:r>
      </w:hyperlink>
    </w:p>
    <w:p w14:paraId="0E03805E" w14:textId="177E19CB"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50" w:history="1">
        <w:r w:rsidR="008775BB" w:rsidRPr="00D147E2">
          <w:rPr>
            <w:rStyle w:val="Hyperlink"/>
            <w:b/>
            <w:bCs/>
            <w:noProof/>
          </w:rPr>
          <w:t>3.1.1 Backpropagation</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Toc138549750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5</w:t>
        </w:r>
        <w:r w:rsidR="008775BB">
          <w:rPr>
            <w:noProof/>
            <w:webHidden/>
            <w:rtl/>
          </w:rPr>
          <w:fldChar w:fldCharType="end"/>
        </w:r>
      </w:hyperlink>
    </w:p>
    <w:p w14:paraId="376058FC" w14:textId="159614EE"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51" w:history="1">
        <w:r w:rsidR="008775BB" w:rsidRPr="00D147E2">
          <w:rPr>
            <w:rStyle w:val="Hyperlink"/>
            <w:b/>
            <w:bCs/>
            <w:noProof/>
          </w:rPr>
          <w:t>3.1.2 Loss function</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Toc138549751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6</w:t>
        </w:r>
        <w:r w:rsidR="008775BB">
          <w:rPr>
            <w:noProof/>
            <w:webHidden/>
            <w:rtl/>
          </w:rPr>
          <w:fldChar w:fldCharType="end"/>
        </w:r>
      </w:hyperlink>
    </w:p>
    <w:p w14:paraId="0642964A" w14:textId="548F0CD8"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52" w:history="1">
        <w:r w:rsidR="008775BB" w:rsidRPr="00D147E2">
          <w:rPr>
            <w:rStyle w:val="Hyperlink"/>
            <w:b/>
            <w:bCs/>
            <w:noProof/>
          </w:rPr>
          <w:t>3.1.2.1 WGAN loss function</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Toc138549752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6</w:t>
        </w:r>
        <w:r w:rsidR="008775BB">
          <w:rPr>
            <w:noProof/>
            <w:webHidden/>
            <w:rtl/>
          </w:rPr>
          <w:fldChar w:fldCharType="end"/>
        </w:r>
      </w:hyperlink>
    </w:p>
    <w:p w14:paraId="438C4716" w14:textId="23CBFA57"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53" w:history="1">
        <w:r w:rsidR="008775BB" w:rsidRPr="00D147E2">
          <w:rPr>
            <w:rStyle w:val="Hyperlink"/>
            <w:b/>
            <w:bCs/>
            <w:noProof/>
          </w:rPr>
          <w:t>3.1.2.1.2 Wasserstein distance</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Toc138549753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6</w:t>
        </w:r>
        <w:r w:rsidR="008775BB">
          <w:rPr>
            <w:noProof/>
            <w:webHidden/>
            <w:rtl/>
          </w:rPr>
          <w:fldChar w:fldCharType="end"/>
        </w:r>
      </w:hyperlink>
    </w:p>
    <w:p w14:paraId="778FE54A" w14:textId="01950340"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54" w:history="1">
        <w:r w:rsidR="008775BB" w:rsidRPr="00D147E2">
          <w:rPr>
            <w:rStyle w:val="Hyperlink"/>
            <w:b/>
            <w:bCs/>
            <w:noProof/>
          </w:rPr>
          <w:t>3.1.3 Relational Neural Network</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Toc138549754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6</w:t>
        </w:r>
        <w:r w:rsidR="008775BB">
          <w:rPr>
            <w:noProof/>
            <w:webHidden/>
            <w:rtl/>
          </w:rPr>
          <w:fldChar w:fldCharType="end"/>
        </w:r>
      </w:hyperlink>
    </w:p>
    <w:p w14:paraId="665C40F7" w14:textId="3CD90C3F"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55" w:history="1">
        <w:r w:rsidR="008775BB" w:rsidRPr="00D147E2">
          <w:rPr>
            <w:rStyle w:val="Hyperlink"/>
            <w:b/>
            <w:bCs/>
            <w:noProof/>
          </w:rPr>
          <w:t>3.2 GAN</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Toc138549755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7</w:t>
        </w:r>
        <w:r w:rsidR="008775BB">
          <w:rPr>
            <w:noProof/>
            <w:webHidden/>
            <w:rtl/>
          </w:rPr>
          <w:fldChar w:fldCharType="end"/>
        </w:r>
      </w:hyperlink>
    </w:p>
    <w:p w14:paraId="7C3531F2" w14:textId="3AB79168"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56" w:history="1">
        <w:r w:rsidR="008775BB" w:rsidRPr="00D147E2">
          <w:rPr>
            <w:rStyle w:val="Hyperlink"/>
            <w:b/>
            <w:bCs/>
            <w:noProof/>
          </w:rPr>
          <w:t>3.2.1 Discriminator</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Toc138549756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7</w:t>
        </w:r>
        <w:r w:rsidR="008775BB">
          <w:rPr>
            <w:noProof/>
            <w:webHidden/>
            <w:rtl/>
          </w:rPr>
          <w:fldChar w:fldCharType="end"/>
        </w:r>
      </w:hyperlink>
    </w:p>
    <w:p w14:paraId="1FCA1889" w14:textId="793B32CC"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57" w:history="1">
        <w:r w:rsidR="008775BB" w:rsidRPr="00D147E2">
          <w:rPr>
            <w:rStyle w:val="Hyperlink"/>
            <w:b/>
            <w:bCs/>
            <w:noProof/>
          </w:rPr>
          <w:t>3.2.2 Generator</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Toc138549757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8</w:t>
        </w:r>
        <w:r w:rsidR="008775BB">
          <w:rPr>
            <w:noProof/>
            <w:webHidden/>
            <w:rtl/>
          </w:rPr>
          <w:fldChar w:fldCharType="end"/>
        </w:r>
      </w:hyperlink>
    </w:p>
    <w:p w14:paraId="271C10EB" w14:textId="21482E78"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58" w:history="1">
        <w:r w:rsidR="008775BB" w:rsidRPr="00D147E2">
          <w:rPr>
            <w:rStyle w:val="Hyperlink"/>
            <w:b/>
            <w:bCs/>
            <w:noProof/>
          </w:rPr>
          <w:t>3.3 CNN – convolutional neural network</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Toc138549758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9</w:t>
        </w:r>
        <w:r w:rsidR="008775BB">
          <w:rPr>
            <w:noProof/>
            <w:webHidden/>
            <w:rtl/>
          </w:rPr>
          <w:fldChar w:fldCharType="end"/>
        </w:r>
      </w:hyperlink>
    </w:p>
    <w:p w14:paraId="7AC1D658" w14:textId="43B1141B"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59" w:history="1">
        <w:r w:rsidR="008775BB" w:rsidRPr="00D147E2">
          <w:rPr>
            <w:rStyle w:val="Hyperlink"/>
            <w:b/>
            <w:bCs/>
            <w:noProof/>
          </w:rPr>
          <w:t>3.3.1 Convolutional layer</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Toc138549759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9</w:t>
        </w:r>
        <w:r w:rsidR="008775BB">
          <w:rPr>
            <w:noProof/>
            <w:webHidden/>
            <w:rtl/>
          </w:rPr>
          <w:fldChar w:fldCharType="end"/>
        </w:r>
      </w:hyperlink>
    </w:p>
    <w:p w14:paraId="7948D90A" w14:textId="3D2278DC"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60" w:history="1">
        <w:r w:rsidR="008775BB" w:rsidRPr="00D147E2">
          <w:rPr>
            <w:rStyle w:val="Hyperlink"/>
            <w:b/>
            <w:bCs/>
            <w:noProof/>
            <w:shd w:val="clear" w:color="auto" w:fill="FFFFFF"/>
          </w:rPr>
          <w:t>3.3.1.2 ReLU</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Toc138549760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10</w:t>
        </w:r>
        <w:r w:rsidR="008775BB">
          <w:rPr>
            <w:noProof/>
            <w:webHidden/>
            <w:rtl/>
          </w:rPr>
          <w:fldChar w:fldCharType="end"/>
        </w:r>
      </w:hyperlink>
    </w:p>
    <w:p w14:paraId="7ABB4433" w14:textId="4340A6B8"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61" w:history="1">
        <w:r w:rsidR="008775BB" w:rsidRPr="00D147E2">
          <w:rPr>
            <w:rStyle w:val="Hyperlink"/>
            <w:b/>
            <w:bCs/>
            <w:noProof/>
          </w:rPr>
          <w:t>3.3.1.3 Leaky ReLU</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Toc138549761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11</w:t>
        </w:r>
        <w:r w:rsidR="008775BB">
          <w:rPr>
            <w:noProof/>
            <w:webHidden/>
            <w:rtl/>
          </w:rPr>
          <w:fldChar w:fldCharType="end"/>
        </w:r>
      </w:hyperlink>
    </w:p>
    <w:p w14:paraId="7D344432" w14:textId="5962B1F0"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62" w:history="1">
        <w:r w:rsidR="008775BB" w:rsidRPr="00D147E2">
          <w:rPr>
            <w:rStyle w:val="Hyperlink"/>
            <w:b/>
            <w:bCs/>
            <w:noProof/>
            <w:shd w:val="clear" w:color="auto" w:fill="FFFFFF"/>
          </w:rPr>
          <w:t>3.3.1.4 Activation function</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Toc138549762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11</w:t>
        </w:r>
        <w:r w:rsidR="008775BB">
          <w:rPr>
            <w:noProof/>
            <w:webHidden/>
            <w:rtl/>
          </w:rPr>
          <w:fldChar w:fldCharType="end"/>
        </w:r>
      </w:hyperlink>
    </w:p>
    <w:p w14:paraId="5929331D" w14:textId="55FC7893"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63" w:history="1">
        <w:r w:rsidR="008775BB" w:rsidRPr="00D147E2">
          <w:rPr>
            <w:rStyle w:val="Hyperlink"/>
            <w:b/>
            <w:bCs/>
            <w:noProof/>
          </w:rPr>
          <w:t>3.3.2 Pooling layer (Downsampling)</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Toc138549763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11</w:t>
        </w:r>
        <w:r w:rsidR="008775BB">
          <w:rPr>
            <w:noProof/>
            <w:webHidden/>
            <w:rtl/>
          </w:rPr>
          <w:fldChar w:fldCharType="end"/>
        </w:r>
      </w:hyperlink>
    </w:p>
    <w:p w14:paraId="1C9AD09B" w14:textId="15D17BFD"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64" w:history="1">
        <w:r w:rsidR="008775BB" w:rsidRPr="00D147E2">
          <w:rPr>
            <w:rStyle w:val="Hyperlink"/>
            <w:b/>
            <w:bCs/>
            <w:noProof/>
          </w:rPr>
          <w:t>3.3.2.1 Max Pooling</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Toc138549764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12</w:t>
        </w:r>
        <w:r w:rsidR="008775BB">
          <w:rPr>
            <w:noProof/>
            <w:webHidden/>
            <w:rtl/>
          </w:rPr>
          <w:fldChar w:fldCharType="end"/>
        </w:r>
      </w:hyperlink>
    </w:p>
    <w:p w14:paraId="7A418174" w14:textId="10376B11"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65" w:history="1">
        <w:r w:rsidR="008775BB" w:rsidRPr="00D147E2">
          <w:rPr>
            <w:rStyle w:val="Hyperlink"/>
            <w:b/>
            <w:bCs/>
            <w:noProof/>
          </w:rPr>
          <w:t>3.3.2.2 Sum Pooling</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Toc138549765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12</w:t>
        </w:r>
        <w:r w:rsidR="008775BB">
          <w:rPr>
            <w:noProof/>
            <w:webHidden/>
            <w:rtl/>
          </w:rPr>
          <w:fldChar w:fldCharType="end"/>
        </w:r>
      </w:hyperlink>
    </w:p>
    <w:p w14:paraId="3E10335B" w14:textId="30DE9810"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66" w:history="1">
        <w:r w:rsidR="008775BB" w:rsidRPr="00D147E2">
          <w:rPr>
            <w:rStyle w:val="Hyperlink"/>
            <w:b/>
            <w:bCs/>
            <w:noProof/>
          </w:rPr>
          <w:t>3.3.3 Fully Connected layer</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Toc138549766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12</w:t>
        </w:r>
        <w:r w:rsidR="008775BB">
          <w:rPr>
            <w:noProof/>
            <w:webHidden/>
            <w:rtl/>
          </w:rPr>
          <w:fldChar w:fldCharType="end"/>
        </w:r>
      </w:hyperlink>
    </w:p>
    <w:p w14:paraId="0E8EF969" w14:textId="4B6108E1"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67" w:history="1">
        <w:r w:rsidR="008775BB" w:rsidRPr="00D147E2">
          <w:rPr>
            <w:rStyle w:val="Hyperlink"/>
            <w:rFonts w:eastAsia="Times New Roman"/>
            <w:b/>
            <w:bCs/>
            <w:noProof/>
          </w:rPr>
          <w:t>3.4 Message Passing Networks</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Toc138549767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12</w:t>
        </w:r>
        <w:r w:rsidR="008775BB">
          <w:rPr>
            <w:noProof/>
            <w:webHidden/>
            <w:rtl/>
          </w:rPr>
          <w:fldChar w:fldCharType="end"/>
        </w:r>
      </w:hyperlink>
    </w:p>
    <w:p w14:paraId="1E02F256" w14:textId="315155EB"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68" w:history="1">
        <w:r w:rsidR="008775BB" w:rsidRPr="00D147E2">
          <w:rPr>
            <w:rStyle w:val="Hyperlink"/>
            <w:rFonts w:eastAsia="Times New Roman"/>
            <w:b/>
            <w:bCs/>
            <w:noProof/>
          </w:rPr>
          <w:t>3.5 Conv-MPN</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Toc138549768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14</w:t>
        </w:r>
        <w:r w:rsidR="008775BB">
          <w:rPr>
            <w:noProof/>
            <w:webHidden/>
            <w:rtl/>
          </w:rPr>
          <w:fldChar w:fldCharType="end"/>
        </w:r>
      </w:hyperlink>
    </w:p>
    <w:p w14:paraId="721781C4" w14:textId="4B972B58"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69" w:history="1">
        <w:r w:rsidR="008775BB" w:rsidRPr="00D147E2">
          <w:rPr>
            <w:rStyle w:val="Hyperlink"/>
            <w:b/>
            <w:bCs/>
            <w:noProof/>
          </w:rPr>
          <w:t>3.6 Floorplan Vectorization</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Toc138549769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14</w:t>
        </w:r>
        <w:r w:rsidR="008775BB">
          <w:rPr>
            <w:noProof/>
            <w:webHidden/>
            <w:rtl/>
          </w:rPr>
          <w:fldChar w:fldCharType="end"/>
        </w:r>
      </w:hyperlink>
    </w:p>
    <w:p w14:paraId="0ADA22B5" w14:textId="5A38E0F0"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70" w:history="1">
        <w:r w:rsidR="008775BB" w:rsidRPr="00D147E2">
          <w:rPr>
            <w:rStyle w:val="Hyperlink"/>
            <w:b/>
            <w:bCs/>
            <w:noProof/>
          </w:rPr>
          <w:t>3.6 Manhattan distance</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Toc138549770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15</w:t>
        </w:r>
        <w:r w:rsidR="008775BB">
          <w:rPr>
            <w:noProof/>
            <w:webHidden/>
            <w:rtl/>
          </w:rPr>
          <w:fldChar w:fldCharType="end"/>
        </w:r>
      </w:hyperlink>
    </w:p>
    <w:p w14:paraId="6D723FCF" w14:textId="32E847DD"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71" w:history="1">
        <w:r w:rsidR="008775BB" w:rsidRPr="00D147E2">
          <w:rPr>
            <w:rStyle w:val="Hyperlink"/>
            <w:b/>
            <w:bCs/>
            <w:noProof/>
          </w:rPr>
          <w:t>3.7 K-fold validation</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Toc138549771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15</w:t>
        </w:r>
        <w:r w:rsidR="008775BB">
          <w:rPr>
            <w:noProof/>
            <w:webHidden/>
            <w:rtl/>
          </w:rPr>
          <w:fldChar w:fldCharType="end"/>
        </w:r>
      </w:hyperlink>
    </w:p>
    <w:p w14:paraId="5306E208" w14:textId="3AC15B69"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72" w:history="1">
        <w:r w:rsidR="008775BB" w:rsidRPr="00D147E2">
          <w:rPr>
            <w:rStyle w:val="Hyperlink"/>
            <w:b/>
            <w:bCs/>
            <w:noProof/>
          </w:rPr>
          <w:t>3.8 Upsampling Layer</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Toc138549772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15</w:t>
        </w:r>
        <w:r w:rsidR="008775BB">
          <w:rPr>
            <w:noProof/>
            <w:webHidden/>
            <w:rtl/>
          </w:rPr>
          <w:fldChar w:fldCharType="end"/>
        </w:r>
      </w:hyperlink>
    </w:p>
    <w:p w14:paraId="4A1A343B" w14:textId="7919D012"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73" w:history="1">
        <w:r w:rsidR="008775BB" w:rsidRPr="00D147E2">
          <w:rPr>
            <w:rStyle w:val="Hyperlink"/>
            <w:rFonts w:cs="Arial"/>
            <w:b/>
            <w:bCs/>
            <w:noProof/>
          </w:rPr>
          <w:t xml:space="preserve">3.9 </w:t>
        </w:r>
        <w:r w:rsidR="008775BB" w:rsidRPr="00D147E2">
          <w:rPr>
            <w:rStyle w:val="Hyperlink"/>
            <w:b/>
            <w:bCs/>
            <w:noProof/>
          </w:rPr>
          <w:t>Noise Vector</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Toc138549773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16</w:t>
        </w:r>
        <w:r w:rsidR="008775BB">
          <w:rPr>
            <w:noProof/>
            <w:webHidden/>
            <w:rtl/>
          </w:rPr>
          <w:fldChar w:fldCharType="end"/>
        </w:r>
      </w:hyperlink>
    </w:p>
    <w:p w14:paraId="6A52A7C7" w14:textId="1648B9C7" w:rsidR="008775BB" w:rsidRDefault="004B4033" w:rsidP="008775BB">
      <w:pPr>
        <w:pStyle w:val="TOC2"/>
        <w:rPr>
          <w:rFonts w:eastAsiaTheme="minorEastAsia" w:cstheme="minorBidi"/>
          <w:smallCaps w:val="0"/>
          <w:noProof/>
          <w:kern w:val="2"/>
          <w:sz w:val="22"/>
          <w:szCs w:val="22"/>
          <w:rtl/>
          <w14:ligatures w14:val="standardContextual"/>
        </w:rPr>
      </w:pPr>
      <w:hyperlink w:anchor="_Toc138549774" w:history="1">
        <w:r w:rsidR="008775BB" w:rsidRPr="00D147E2">
          <w:rPr>
            <w:rStyle w:val="Hyperlink"/>
            <w:noProof/>
          </w:rPr>
          <w:t>4. The Model</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Toc138549774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16</w:t>
        </w:r>
        <w:r w:rsidR="008775BB">
          <w:rPr>
            <w:noProof/>
            <w:webHidden/>
            <w:rtl/>
          </w:rPr>
          <w:fldChar w:fldCharType="end"/>
        </w:r>
      </w:hyperlink>
    </w:p>
    <w:p w14:paraId="7FFB7028" w14:textId="02E8C823"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75" w:history="1">
        <w:r w:rsidR="008775BB" w:rsidRPr="00D147E2">
          <w:rPr>
            <w:rStyle w:val="Hyperlink"/>
            <w:rFonts w:eastAsia="Times New Roman"/>
            <w:b/>
            <w:bCs/>
            <w:noProof/>
          </w:rPr>
          <w:t>4.1 The Model Overview</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Toc138549775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16</w:t>
        </w:r>
        <w:r w:rsidR="008775BB">
          <w:rPr>
            <w:noProof/>
            <w:webHidden/>
            <w:rtl/>
          </w:rPr>
          <w:fldChar w:fldCharType="end"/>
        </w:r>
      </w:hyperlink>
    </w:p>
    <w:p w14:paraId="6C0A99D4" w14:textId="7406BD19"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76" w:history="1">
        <w:r w:rsidR="008775BB" w:rsidRPr="00D147E2">
          <w:rPr>
            <w:rStyle w:val="Hyperlink"/>
            <w:rFonts w:eastAsia="Times New Roman"/>
            <w:b/>
            <w:bCs/>
            <w:noProof/>
          </w:rPr>
          <w:t>4.1.1 Floorplan constructing from generator output</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Toc138549776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17</w:t>
        </w:r>
        <w:r w:rsidR="008775BB">
          <w:rPr>
            <w:noProof/>
            <w:webHidden/>
            <w:rtl/>
          </w:rPr>
          <w:fldChar w:fldCharType="end"/>
        </w:r>
      </w:hyperlink>
    </w:p>
    <w:p w14:paraId="6DBC380C" w14:textId="7F948A22"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77" w:history="1">
        <w:r w:rsidR="008775BB" w:rsidRPr="00D147E2">
          <w:rPr>
            <w:rStyle w:val="Hyperlink"/>
            <w:rFonts w:eastAsia="Times New Roman"/>
            <w:b/>
            <w:bCs/>
            <w:noProof/>
          </w:rPr>
          <w:t>4.1.2 Discriminator input construction from real floorplan</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Toc138549777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17</w:t>
        </w:r>
        <w:r w:rsidR="008775BB">
          <w:rPr>
            <w:noProof/>
            <w:webHidden/>
            <w:rtl/>
          </w:rPr>
          <w:fldChar w:fldCharType="end"/>
        </w:r>
      </w:hyperlink>
    </w:p>
    <w:p w14:paraId="68BF2310" w14:textId="6906EB17"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78" w:history="1">
        <w:r w:rsidR="008775BB" w:rsidRPr="00D147E2">
          <w:rPr>
            <w:rStyle w:val="Hyperlink"/>
            <w:rFonts w:eastAsia="Times New Roman"/>
            <w:b/>
            <w:bCs/>
            <w:noProof/>
          </w:rPr>
          <w:t>4.2 Data preprocessing</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Toc138549778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17</w:t>
        </w:r>
        <w:r w:rsidR="008775BB">
          <w:rPr>
            <w:noProof/>
            <w:webHidden/>
            <w:rtl/>
          </w:rPr>
          <w:fldChar w:fldCharType="end"/>
        </w:r>
      </w:hyperlink>
    </w:p>
    <w:p w14:paraId="07B0FCA6" w14:textId="460F6DF1"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79" w:history="1">
        <w:r w:rsidR="008775BB" w:rsidRPr="00D147E2">
          <w:rPr>
            <w:rStyle w:val="Hyperlink"/>
            <w:rFonts w:eastAsia="Times New Roman"/>
            <w:b/>
            <w:bCs/>
            <w:noProof/>
          </w:rPr>
          <w:t>4.2.1 Constructing a vectorized floorplan</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Toc138549779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18</w:t>
        </w:r>
        <w:r w:rsidR="008775BB">
          <w:rPr>
            <w:noProof/>
            <w:webHidden/>
            <w:rtl/>
          </w:rPr>
          <w:fldChar w:fldCharType="end"/>
        </w:r>
      </w:hyperlink>
    </w:p>
    <w:p w14:paraId="2BD92BFF" w14:textId="78C36265"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80" w:history="1">
        <w:r w:rsidR="008775BB" w:rsidRPr="00D147E2">
          <w:rPr>
            <w:rStyle w:val="Hyperlink"/>
            <w:rFonts w:eastAsia="Times New Roman"/>
            <w:b/>
            <w:bCs/>
            <w:noProof/>
          </w:rPr>
          <w:t>4.2.2 Constructing a bubble diagram</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Toc138549780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19</w:t>
        </w:r>
        <w:r w:rsidR="008775BB">
          <w:rPr>
            <w:noProof/>
            <w:webHidden/>
            <w:rtl/>
          </w:rPr>
          <w:fldChar w:fldCharType="end"/>
        </w:r>
      </w:hyperlink>
    </w:p>
    <w:p w14:paraId="4579983F" w14:textId="4E2486BC"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81" w:history="1">
        <w:r w:rsidR="008775BB" w:rsidRPr="00D147E2">
          <w:rPr>
            <w:rStyle w:val="Hyperlink"/>
            <w:rFonts w:eastAsia="Times New Roman"/>
            <w:b/>
            <w:bCs/>
            <w:noProof/>
          </w:rPr>
          <w:t>4.3 Data post-processing</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Toc138549781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19</w:t>
        </w:r>
        <w:r w:rsidR="008775BB">
          <w:rPr>
            <w:noProof/>
            <w:webHidden/>
            <w:rtl/>
          </w:rPr>
          <w:fldChar w:fldCharType="end"/>
        </w:r>
      </w:hyperlink>
    </w:p>
    <w:p w14:paraId="64D29515" w14:textId="5B1C7886"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82" w:history="1">
        <w:r w:rsidR="008775BB" w:rsidRPr="00D147E2">
          <w:rPr>
            <w:rStyle w:val="Hyperlink"/>
            <w:rFonts w:eastAsia="Times New Roman"/>
            <w:b/>
            <w:bCs/>
            <w:noProof/>
          </w:rPr>
          <w:t>4.3.1 From bubble diagram to house layout</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Toc138549782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19</w:t>
        </w:r>
        <w:r w:rsidR="008775BB">
          <w:rPr>
            <w:noProof/>
            <w:webHidden/>
            <w:rtl/>
          </w:rPr>
          <w:fldChar w:fldCharType="end"/>
        </w:r>
      </w:hyperlink>
    </w:p>
    <w:p w14:paraId="7DAE2B8E" w14:textId="71D011CB"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83" w:history="1">
        <w:r w:rsidR="008775BB" w:rsidRPr="00D147E2">
          <w:rPr>
            <w:rStyle w:val="Hyperlink"/>
            <w:rFonts w:eastAsia="Times New Roman"/>
            <w:b/>
            <w:bCs/>
            <w:noProof/>
          </w:rPr>
          <w:t>4.3.2 The tightest fit axis-aligned rectangle</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Toc138549783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20</w:t>
        </w:r>
        <w:r w:rsidR="008775BB">
          <w:rPr>
            <w:noProof/>
            <w:webHidden/>
            <w:rtl/>
          </w:rPr>
          <w:fldChar w:fldCharType="end"/>
        </w:r>
      </w:hyperlink>
    </w:p>
    <w:p w14:paraId="1DC9DA21" w14:textId="114B107B"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84" w:history="1">
        <w:r w:rsidR="008775BB" w:rsidRPr="00D147E2">
          <w:rPr>
            <w:rStyle w:val="Hyperlink"/>
            <w:rFonts w:eastAsia="Times New Roman"/>
            <w:b/>
            <w:bCs/>
            <w:noProof/>
          </w:rPr>
          <w:t>4.4 House-GAN model</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Toc138549784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22</w:t>
        </w:r>
        <w:r w:rsidR="008775BB">
          <w:rPr>
            <w:noProof/>
            <w:webHidden/>
            <w:rtl/>
          </w:rPr>
          <w:fldChar w:fldCharType="end"/>
        </w:r>
      </w:hyperlink>
    </w:p>
    <w:p w14:paraId="63C1DB0F" w14:textId="020B8DA2"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85" w:history="1">
        <w:r w:rsidR="008775BB" w:rsidRPr="00D147E2">
          <w:rPr>
            <w:rStyle w:val="Hyperlink"/>
            <w:rFonts w:eastAsia="Times New Roman"/>
            <w:b/>
            <w:bCs/>
            <w:noProof/>
          </w:rPr>
          <w:t>4.4.1 ConvMPN module</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Toc138549785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22</w:t>
        </w:r>
        <w:r w:rsidR="008775BB">
          <w:rPr>
            <w:noProof/>
            <w:webHidden/>
            <w:rtl/>
          </w:rPr>
          <w:fldChar w:fldCharType="end"/>
        </w:r>
      </w:hyperlink>
    </w:p>
    <w:p w14:paraId="1EFDBBB2" w14:textId="48E059EC" w:rsidR="008775BB" w:rsidRDefault="004B4033" w:rsidP="008775BB">
      <w:pPr>
        <w:pStyle w:val="TOC3"/>
        <w:rPr>
          <w:rFonts w:eastAsiaTheme="minorEastAsia" w:cstheme="minorBidi"/>
          <w:i w:val="0"/>
          <w:iCs w:val="0"/>
          <w:noProof/>
          <w:kern w:val="2"/>
          <w:sz w:val="22"/>
          <w:szCs w:val="22"/>
          <w:rtl/>
          <w14:ligatures w14:val="standardContextual"/>
        </w:rPr>
      </w:pPr>
      <w:hyperlink w:anchor="_Toc138549786" w:history="1">
        <w:r w:rsidR="008775BB" w:rsidRPr="00D147E2">
          <w:rPr>
            <w:rStyle w:val="Hyperlink"/>
            <w:rFonts w:eastAsia="Times New Roman"/>
            <w:b/>
            <w:bCs/>
            <w:noProof/>
          </w:rPr>
          <w:t>4.4.3 Discriminator</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Toc138549786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24</w:t>
        </w:r>
        <w:r w:rsidR="008775BB">
          <w:rPr>
            <w:noProof/>
            <w:webHidden/>
            <w:rtl/>
          </w:rPr>
          <w:fldChar w:fldCharType="end"/>
        </w:r>
      </w:hyperlink>
    </w:p>
    <w:p w14:paraId="07166F10" w14:textId="679153B5" w:rsidR="008775BB" w:rsidRDefault="004B4033" w:rsidP="008775BB">
      <w:pPr>
        <w:pStyle w:val="TOC2"/>
        <w:rPr>
          <w:rFonts w:eastAsiaTheme="minorEastAsia" w:cstheme="minorBidi"/>
          <w:smallCaps w:val="0"/>
          <w:noProof/>
          <w:kern w:val="2"/>
          <w:sz w:val="22"/>
          <w:szCs w:val="22"/>
          <w:rtl/>
          <w14:ligatures w14:val="standardContextual"/>
        </w:rPr>
      </w:pPr>
      <w:hyperlink w:anchor="_Toc138549787" w:history="1">
        <w:r w:rsidR="008775BB" w:rsidRPr="00D147E2">
          <w:rPr>
            <w:rStyle w:val="Hyperlink"/>
            <w:noProof/>
          </w:rPr>
          <w:t>5. Expected Achievements</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Toc138549787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25</w:t>
        </w:r>
        <w:r w:rsidR="008775BB">
          <w:rPr>
            <w:noProof/>
            <w:webHidden/>
            <w:rtl/>
          </w:rPr>
          <w:fldChar w:fldCharType="end"/>
        </w:r>
      </w:hyperlink>
    </w:p>
    <w:p w14:paraId="02AF72A9" w14:textId="7192A6C8" w:rsidR="008775BB" w:rsidRDefault="004B4033" w:rsidP="008775BB">
      <w:pPr>
        <w:pStyle w:val="TOC2"/>
        <w:rPr>
          <w:rFonts w:eastAsiaTheme="minorEastAsia" w:cstheme="minorBidi"/>
          <w:smallCaps w:val="0"/>
          <w:noProof/>
          <w:kern w:val="2"/>
          <w:sz w:val="22"/>
          <w:szCs w:val="22"/>
          <w:rtl/>
          <w14:ligatures w14:val="standardContextual"/>
        </w:rPr>
      </w:pPr>
      <w:hyperlink w:anchor="_Toc138549788" w:history="1">
        <w:r w:rsidR="008775BB" w:rsidRPr="00D147E2">
          <w:rPr>
            <w:rStyle w:val="Hyperlink"/>
            <w:noProof/>
          </w:rPr>
          <w:t>6. Research Process</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Toc138549788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26</w:t>
        </w:r>
        <w:r w:rsidR="008775BB">
          <w:rPr>
            <w:noProof/>
            <w:webHidden/>
            <w:rtl/>
          </w:rPr>
          <w:fldChar w:fldCharType="end"/>
        </w:r>
      </w:hyperlink>
    </w:p>
    <w:p w14:paraId="1FCE7990" w14:textId="25017B08" w:rsidR="008775BB" w:rsidRDefault="004B4033" w:rsidP="008775BB">
      <w:pPr>
        <w:pStyle w:val="TOC3"/>
        <w:rPr>
          <w:rFonts w:eastAsiaTheme="minorEastAsia" w:cstheme="minorBidi"/>
          <w:i w:val="0"/>
          <w:iCs w:val="0"/>
          <w:noProof/>
          <w:kern w:val="2"/>
          <w:sz w:val="22"/>
          <w:szCs w:val="22"/>
          <w14:ligatures w14:val="standardContextual"/>
        </w:rPr>
      </w:pPr>
      <w:hyperlink w:anchor="_Toc138549789" w:history="1">
        <w:r w:rsidR="008775BB" w:rsidRPr="00D147E2">
          <w:rPr>
            <w:rStyle w:val="Hyperlink"/>
            <w:b/>
            <w:bCs/>
            <w:noProof/>
          </w:rPr>
          <w:t>6.1 The process</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Toc138549789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26</w:t>
        </w:r>
        <w:r w:rsidR="008775BB">
          <w:rPr>
            <w:noProof/>
            <w:webHidden/>
            <w:rtl/>
          </w:rPr>
          <w:fldChar w:fldCharType="end"/>
        </w:r>
      </w:hyperlink>
    </w:p>
    <w:p w14:paraId="0E253660" w14:textId="29B1AC7F" w:rsidR="00810D63" w:rsidRDefault="004B4033" w:rsidP="00810D63">
      <w:pPr>
        <w:pStyle w:val="TOC3"/>
        <w:rPr>
          <w:rFonts w:eastAsiaTheme="minorEastAsia" w:cstheme="minorBidi"/>
          <w:i w:val="0"/>
          <w:iCs w:val="0"/>
          <w:noProof/>
          <w:kern w:val="2"/>
          <w:sz w:val="22"/>
          <w:szCs w:val="22"/>
          <w:rtl/>
          <w14:ligatures w14:val="standardContextual"/>
        </w:rPr>
      </w:pPr>
      <w:hyperlink w:anchor="_Toc138549789" w:history="1">
        <w:r w:rsidR="00810D63" w:rsidRPr="00D147E2">
          <w:rPr>
            <w:rStyle w:val="Hyperlink"/>
            <w:b/>
            <w:bCs/>
            <w:noProof/>
          </w:rPr>
          <w:t>6.1</w:t>
        </w:r>
        <w:r w:rsidR="00810D63">
          <w:rPr>
            <w:rStyle w:val="Hyperlink"/>
            <w:b/>
            <w:bCs/>
            <w:noProof/>
          </w:rPr>
          <w:t>.1</w:t>
        </w:r>
        <w:r w:rsidR="00810D63" w:rsidRPr="00D147E2">
          <w:rPr>
            <w:rStyle w:val="Hyperlink"/>
            <w:b/>
            <w:bCs/>
            <w:noProof/>
          </w:rPr>
          <w:t xml:space="preserve"> </w:t>
        </w:r>
        <w:r w:rsidR="00810D63">
          <w:rPr>
            <w:rStyle w:val="Hyperlink"/>
            <w:b/>
            <w:bCs/>
            <w:noProof/>
          </w:rPr>
          <w:t>Phase A</w:t>
        </w:r>
        <w:r w:rsidR="00810D63">
          <w:rPr>
            <w:noProof/>
            <w:webHidden/>
            <w:rtl/>
          </w:rPr>
          <w:tab/>
        </w:r>
        <w:r w:rsidR="00810D63">
          <w:rPr>
            <w:noProof/>
            <w:webHidden/>
            <w:rtl/>
          </w:rPr>
          <w:fldChar w:fldCharType="begin"/>
        </w:r>
        <w:r w:rsidR="00810D63">
          <w:rPr>
            <w:noProof/>
            <w:webHidden/>
            <w:rtl/>
          </w:rPr>
          <w:instrText xml:space="preserve"> </w:instrText>
        </w:r>
        <w:r w:rsidR="00810D63">
          <w:rPr>
            <w:noProof/>
            <w:webHidden/>
          </w:rPr>
          <w:instrText>PAGEREF</w:instrText>
        </w:r>
        <w:r w:rsidR="00810D63">
          <w:rPr>
            <w:noProof/>
            <w:webHidden/>
            <w:rtl/>
          </w:rPr>
          <w:instrText xml:space="preserve"> _</w:instrText>
        </w:r>
        <w:r w:rsidR="00810D63">
          <w:rPr>
            <w:noProof/>
            <w:webHidden/>
          </w:rPr>
          <w:instrText>Toc138549789 \h</w:instrText>
        </w:r>
        <w:r w:rsidR="00810D63">
          <w:rPr>
            <w:noProof/>
            <w:webHidden/>
            <w:rtl/>
          </w:rPr>
          <w:instrText xml:space="preserve"> </w:instrText>
        </w:r>
        <w:r w:rsidR="00810D63">
          <w:rPr>
            <w:noProof/>
            <w:webHidden/>
            <w:rtl/>
          </w:rPr>
        </w:r>
        <w:r w:rsidR="00810D63">
          <w:rPr>
            <w:noProof/>
            <w:webHidden/>
            <w:rtl/>
          </w:rPr>
          <w:fldChar w:fldCharType="separate"/>
        </w:r>
        <w:r w:rsidR="00810D63">
          <w:rPr>
            <w:noProof/>
            <w:webHidden/>
          </w:rPr>
          <w:t>26</w:t>
        </w:r>
        <w:r w:rsidR="00810D63">
          <w:rPr>
            <w:noProof/>
            <w:webHidden/>
            <w:rtl/>
          </w:rPr>
          <w:fldChar w:fldCharType="end"/>
        </w:r>
      </w:hyperlink>
    </w:p>
    <w:p w14:paraId="44A3C476" w14:textId="4C0D8CA4" w:rsidR="00810D63" w:rsidRDefault="004B4033" w:rsidP="00810D63">
      <w:pPr>
        <w:pStyle w:val="TOC3"/>
        <w:rPr>
          <w:rFonts w:eastAsiaTheme="minorEastAsia" w:cstheme="minorBidi"/>
          <w:i w:val="0"/>
          <w:iCs w:val="0"/>
          <w:noProof/>
          <w:kern w:val="2"/>
          <w:sz w:val="22"/>
          <w:szCs w:val="22"/>
          <w:rtl/>
          <w14:ligatures w14:val="standardContextual"/>
        </w:rPr>
      </w:pPr>
      <w:hyperlink w:anchor="_Toc138549789" w:history="1">
        <w:r w:rsidR="00810D63" w:rsidRPr="00D147E2">
          <w:rPr>
            <w:rStyle w:val="Hyperlink"/>
            <w:b/>
            <w:bCs/>
            <w:noProof/>
          </w:rPr>
          <w:t>6.1</w:t>
        </w:r>
        <w:r w:rsidR="00810D63">
          <w:rPr>
            <w:rStyle w:val="Hyperlink"/>
            <w:b/>
            <w:bCs/>
            <w:noProof/>
          </w:rPr>
          <w:t>.2</w:t>
        </w:r>
        <w:r w:rsidR="00810D63" w:rsidRPr="00D147E2">
          <w:rPr>
            <w:rStyle w:val="Hyperlink"/>
            <w:b/>
            <w:bCs/>
            <w:noProof/>
          </w:rPr>
          <w:t xml:space="preserve"> </w:t>
        </w:r>
        <w:r w:rsidR="00810D63">
          <w:rPr>
            <w:rStyle w:val="Hyperlink"/>
            <w:b/>
            <w:bCs/>
            <w:noProof/>
          </w:rPr>
          <w:t>Phase B</w:t>
        </w:r>
        <w:r w:rsidR="00810D63">
          <w:rPr>
            <w:noProof/>
            <w:webHidden/>
            <w:rtl/>
          </w:rPr>
          <w:tab/>
        </w:r>
        <w:r w:rsidR="00810D63">
          <w:rPr>
            <w:noProof/>
            <w:webHidden/>
          </w:rPr>
          <w:t>27</w:t>
        </w:r>
      </w:hyperlink>
    </w:p>
    <w:p w14:paraId="1ACEE49E" w14:textId="77777777" w:rsidR="00810D63" w:rsidRPr="00810D63" w:rsidRDefault="00810D63" w:rsidP="00810D63">
      <w:pPr>
        <w:rPr>
          <w:rtl/>
        </w:rPr>
      </w:pPr>
    </w:p>
    <w:p w14:paraId="4F1A5DAF" w14:textId="68C67352" w:rsidR="008775BB" w:rsidRDefault="004B4033" w:rsidP="008775BB">
      <w:pPr>
        <w:pStyle w:val="TOC3"/>
        <w:rPr>
          <w:rFonts w:eastAsiaTheme="minorEastAsia" w:cstheme="minorBidi"/>
          <w:i w:val="0"/>
          <w:iCs w:val="0"/>
          <w:noProof/>
          <w:kern w:val="2"/>
          <w:sz w:val="22"/>
          <w:szCs w:val="22"/>
          <w14:ligatures w14:val="standardContextual"/>
        </w:rPr>
      </w:pPr>
      <w:hyperlink w:anchor="_Toc138549790" w:history="1">
        <w:r w:rsidR="008775BB" w:rsidRPr="00D147E2">
          <w:rPr>
            <w:rStyle w:val="Hyperlink"/>
            <w:b/>
            <w:bCs/>
            <w:noProof/>
          </w:rPr>
          <w:t xml:space="preserve">6.2 </w:t>
        </w:r>
        <w:r w:rsidR="00810D63">
          <w:rPr>
            <w:rStyle w:val="Hyperlink"/>
            <w:b/>
            <w:bCs/>
            <w:noProof/>
          </w:rPr>
          <w:t xml:space="preserve">Pre-Trained </w:t>
        </w:r>
        <w:r w:rsidR="004B640F">
          <w:rPr>
            <w:rStyle w:val="Hyperlink"/>
            <w:b/>
            <w:bCs/>
            <w:noProof/>
          </w:rPr>
          <w:t>p</w:t>
        </w:r>
        <w:r w:rsidR="00810D63">
          <w:rPr>
            <w:rStyle w:val="Hyperlink"/>
            <w:b/>
            <w:bCs/>
            <w:noProof/>
          </w:rPr>
          <w:t>rocess</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Toc138549790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27</w:t>
        </w:r>
        <w:r w:rsidR="008775BB">
          <w:rPr>
            <w:noProof/>
            <w:webHidden/>
            <w:rtl/>
          </w:rPr>
          <w:fldChar w:fldCharType="end"/>
        </w:r>
      </w:hyperlink>
    </w:p>
    <w:p w14:paraId="2F91E81C" w14:textId="5D8F4A88" w:rsidR="00810D63" w:rsidRDefault="004B4033" w:rsidP="00810D63">
      <w:pPr>
        <w:pStyle w:val="TOC3"/>
        <w:rPr>
          <w:rFonts w:eastAsiaTheme="minorEastAsia" w:cstheme="minorBidi"/>
          <w:i w:val="0"/>
          <w:iCs w:val="0"/>
          <w:noProof/>
          <w:kern w:val="2"/>
          <w:sz w:val="22"/>
          <w:szCs w:val="22"/>
          <w:rtl/>
          <w14:ligatures w14:val="standardContextual"/>
        </w:rPr>
      </w:pPr>
      <w:hyperlink w:anchor="_Toc138549790" w:history="1">
        <w:r w:rsidR="00810D63" w:rsidRPr="00D147E2">
          <w:rPr>
            <w:rStyle w:val="Hyperlink"/>
            <w:b/>
            <w:bCs/>
            <w:noProof/>
          </w:rPr>
          <w:t xml:space="preserve">6.2 </w:t>
        </w:r>
        <w:r w:rsidR="00810D63">
          <w:rPr>
            <w:rStyle w:val="Hyperlink"/>
            <w:b/>
            <w:bCs/>
            <w:noProof/>
          </w:rPr>
          <w:t xml:space="preserve">Pre-Trained </w:t>
        </w:r>
        <w:r w:rsidR="004B640F">
          <w:rPr>
            <w:rStyle w:val="Hyperlink"/>
            <w:b/>
            <w:bCs/>
            <w:noProof/>
          </w:rPr>
          <w:t>s</w:t>
        </w:r>
        <w:r w:rsidR="00810D63">
          <w:rPr>
            <w:rStyle w:val="Hyperlink"/>
            <w:b/>
            <w:bCs/>
            <w:noProof/>
          </w:rPr>
          <w:t>et-up</w:t>
        </w:r>
        <w:r w:rsidR="00810D63">
          <w:rPr>
            <w:noProof/>
            <w:webHidden/>
            <w:rtl/>
          </w:rPr>
          <w:tab/>
        </w:r>
        <w:r w:rsidR="00810D63">
          <w:rPr>
            <w:noProof/>
            <w:webHidden/>
            <w:rtl/>
          </w:rPr>
          <w:fldChar w:fldCharType="begin"/>
        </w:r>
        <w:r w:rsidR="00810D63">
          <w:rPr>
            <w:noProof/>
            <w:webHidden/>
            <w:rtl/>
          </w:rPr>
          <w:instrText xml:space="preserve"> </w:instrText>
        </w:r>
        <w:r w:rsidR="00810D63">
          <w:rPr>
            <w:noProof/>
            <w:webHidden/>
          </w:rPr>
          <w:instrText>PAGEREF</w:instrText>
        </w:r>
        <w:r w:rsidR="00810D63">
          <w:rPr>
            <w:noProof/>
            <w:webHidden/>
            <w:rtl/>
          </w:rPr>
          <w:instrText xml:space="preserve"> _</w:instrText>
        </w:r>
        <w:r w:rsidR="00810D63">
          <w:rPr>
            <w:noProof/>
            <w:webHidden/>
          </w:rPr>
          <w:instrText>Toc138549790 \h</w:instrText>
        </w:r>
        <w:r w:rsidR="00810D63">
          <w:rPr>
            <w:noProof/>
            <w:webHidden/>
            <w:rtl/>
          </w:rPr>
          <w:instrText xml:space="preserve"> </w:instrText>
        </w:r>
        <w:r w:rsidR="00810D63">
          <w:rPr>
            <w:noProof/>
            <w:webHidden/>
            <w:rtl/>
          </w:rPr>
        </w:r>
        <w:r w:rsidR="00810D63">
          <w:rPr>
            <w:noProof/>
            <w:webHidden/>
            <w:rtl/>
          </w:rPr>
          <w:fldChar w:fldCharType="separate"/>
        </w:r>
        <w:r w:rsidR="00810D63">
          <w:rPr>
            <w:noProof/>
            <w:webHidden/>
          </w:rPr>
          <w:t>27</w:t>
        </w:r>
        <w:r w:rsidR="00810D63">
          <w:rPr>
            <w:noProof/>
            <w:webHidden/>
            <w:rtl/>
          </w:rPr>
          <w:fldChar w:fldCharType="end"/>
        </w:r>
      </w:hyperlink>
    </w:p>
    <w:p w14:paraId="232F86F6" w14:textId="641452EC" w:rsidR="00810D63" w:rsidRDefault="004B4033" w:rsidP="00810D63">
      <w:pPr>
        <w:pStyle w:val="TOC3"/>
        <w:rPr>
          <w:rFonts w:eastAsiaTheme="minorEastAsia" w:cstheme="minorBidi"/>
          <w:i w:val="0"/>
          <w:iCs w:val="0"/>
          <w:noProof/>
          <w:kern w:val="2"/>
          <w:sz w:val="22"/>
          <w:szCs w:val="22"/>
          <w:rtl/>
          <w14:ligatures w14:val="standardContextual"/>
        </w:rPr>
      </w:pPr>
      <w:hyperlink w:anchor="_Toc138549790" w:history="1">
        <w:r w:rsidR="00810D63" w:rsidRPr="00D147E2">
          <w:rPr>
            <w:rStyle w:val="Hyperlink"/>
            <w:b/>
            <w:bCs/>
            <w:noProof/>
          </w:rPr>
          <w:t xml:space="preserve">6.2 </w:t>
        </w:r>
        <w:r w:rsidR="00810D63">
          <w:rPr>
            <w:rStyle w:val="Hyperlink"/>
            <w:b/>
            <w:bCs/>
            <w:noProof/>
          </w:rPr>
          <w:t xml:space="preserve">Pre-Trained </w:t>
        </w:r>
        <w:r w:rsidR="004B640F">
          <w:rPr>
            <w:rStyle w:val="Hyperlink"/>
            <w:b/>
            <w:bCs/>
            <w:noProof/>
          </w:rPr>
          <w:t>d</w:t>
        </w:r>
        <w:r w:rsidR="00810D63">
          <w:rPr>
            <w:rStyle w:val="Hyperlink"/>
            <w:b/>
            <w:bCs/>
            <w:noProof/>
          </w:rPr>
          <w:t>ataset</w:t>
        </w:r>
        <w:r w:rsidR="00810D63">
          <w:rPr>
            <w:noProof/>
            <w:webHidden/>
            <w:rtl/>
          </w:rPr>
          <w:tab/>
        </w:r>
        <w:r w:rsidR="00810D63">
          <w:rPr>
            <w:noProof/>
            <w:webHidden/>
            <w:rtl/>
          </w:rPr>
          <w:fldChar w:fldCharType="begin"/>
        </w:r>
        <w:r w:rsidR="00810D63">
          <w:rPr>
            <w:noProof/>
            <w:webHidden/>
            <w:rtl/>
          </w:rPr>
          <w:instrText xml:space="preserve"> </w:instrText>
        </w:r>
        <w:r w:rsidR="00810D63">
          <w:rPr>
            <w:noProof/>
            <w:webHidden/>
          </w:rPr>
          <w:instrText>PAGEREF</w:instrText>
        </w:r>
        <w:r w:rsidR="00810D63">
          <w:rPr>
            <w:noProof/>
            <w:webHidden/>
            <w:rtl/>
          </w:rPr>
          <w:instrText xml:space="preserve"> _</w:instrText>
        </w:r>
        <w:r w:rsidR="00810D63">
          <w:rPr>
            <w:noProof/>
            <w:webHidden/>
          </w:rPr>
          <w:instrText>Toc138549790 \h</w:instrText>
        </w:r>
        <w:r w:rsidR="00810D63">
          <w:rPr>
            <w:noProof/>
            <w:webHidden/>
            <w:rtl/>
          </w:rPr>
          <w:instrText xml:space="preserve"> </w:instrText>
        </w:r>
        <w:r w:rsidR="00810D63">
          <w:rPr>
            <w:noProof/>
            <w:webHidden/>
            <w:rtl/>
          </w:rPr>
        </w:r>
        <w:r w:rsidR="00810D63">
          <w:rPr>
            <w:noProof/>
            <w:webHidden/>
            <w:rtl/>
          </w:rPr>
          <w:fldChar w:fldCharType="separate"/>
        </w:r>
        <w:r w:rsidR="00810D63">
          <w:rPr>
            <w:noProof/>
            <w:webHidden/>
          </w:rPr>
          <w:t>28</w:t>
        </w:r>
        <w:r w:rsidR="00810D63">
          <w:rPr>
            <w:noProof/>
            <w:webHidden/>
            <w:rtl/>
          </w:rPr>
          <w:fldChar w:fldCharType="end"/>
        </w:r>
      </w:hyperlink>
    </w:p>
    <w:p w14:paraId="71594549" w14:textId="6E239E8F" w:rsidR="00810D63" w:rsidRDefault="004B4033" w:rsidP="00810D63">
      <w:pPr>
        <w:pStyle w:val="TOC3"/>
        <w:rPr>
          <w:noProof/>
        </w:rPr>
      </w:pPr>
      <w:hyperlink w:anchor="_Toc138549790" w:history="1">
        <w:r w:rsidR="00810D63" w:rsidRPr="00D147E2">
          <w:rPr>
            <w:rStyle w:val="Hyperlink"/>
            <w:b/>
            <w:bCs/>
            <w:noProof/>
          </w:rPr>
          <w:t xml:space="preserve">6.2 </w:t>
        </w:r>
        <w:r w:rsidR="00810D63">
          <w:rPr>
            <w:rStyle w:val="Hyperlink"/>
            <w:b/>
            <w:bCs/>
            <w:noProof/>
          </w:rPr>
          <w:t xml:space="preserve">Pre-Trained </w:t>
        </w:r>
        <w:r w:rsidR="004B640F">
          <w:rPr>
            <w:rStyle w:val="Hyperlink"/>
            <w:b/>
            <w:bCs/>
            <w:noProof/>
          </w:rPr>
          <w:t>f</w:t>
        </w:r>
        <w:r w:rsidR="00810D63">
          <w:rPr>
            <w:rStyle w:val="Hyperlink"/>
            <w:b/>
            <w:bCs/>
            <w:noProof/>
          </w:rPr>
          <w:t>low</w:t>
        </w:r>
        <w:r w:rsidR="00810D63">
          <w:rPr>
            <w:noProof/>
            <w:webHidden/>
            <w:rtl/>
          </w:rPr>
          <w:tab/>
        </w:r>
        <w:r w:rsidR="00810D63">
          <w:rPr>
            <w:noProof/>
            <w:webHidden/>
            <w:rtl/>
          </w:rPr>
          <w:fldChar w:fldCharType="begin"/>
        </w:r>
        <w:r w:rsidR="00810D63">
          <w:rPr>
            <w:noProof/>
            <w:webHidden/>
            <w:rtl/>
          </w:rPr>
          <w:instrText xml:space="preserve"> </w:instrText>
        </w:r>
        <w:r w:rsidR="00810D63">
          <w:rPr>
            <w:noProof/>
            <w:webHidden/>
          </w:rPr>
          <w:instrText>PAGEREF</w:instrText>
        </w:r>
        <w:r w:rsidR="00810D63">
          <w:rPr>
            <w:noProof/>
            <w:webHidden/>
            <w:rtl/>
          </w:rPr>
          <w:instrText xml:space="preserve"> _</w:instrText>
        </w:r>
        <w:r w:rsidR="00810D63">
          <w:rPr>
            <w:noProof/>
            <w:webHidden/>
          </w:rPr>
          <w:instrText>Toc138549790 \h</w:instrText>
        </w:r>
        <w:r w:rsidR="00810D63">
          <w:rPr>
            <w:noProof/>
            <w:webHidden/>
            <w:rtl/>
          </w:rPr>
          <w:instrText xml:space="preserve"> </w:instrText>
        </w:r>
        <w:r w:rsidR="00810D63">
          <w:rPr>
            <w:noProof/>
            <w:webHidden/>
            <w:rtl/>
          </w:rPr>
        </w:r>
        <w:r w:rsidR="00810D63">
          <w:rPr>
            <w:noProof/>
            <w:webHidden/>
            <w:rtl/>
          </w:rPr>
          <w:fldChar w:fldCharType="separate"/>
        </w:r>
        <w:r w:rsidR="00810D63">
          <w:rPr>
            <w:noProof/>
            <w:webHidden/>
          </w:rPr>
          <w:t>28</w:t>
        </w:r>
        <w:r w:rsidR="00810D63">
          <w:rPr>
            <w:noProof/>
            <w:webHidden/>
            <w:rtl/>
          </w:rPr>
          <w:fldChar w:fldCharType="end"/>
        </w:r>
      </w:hyperlink>
    </w:p>
    <w:p w14:paraId="2FE5FE0C" w14:textId="204A1176" w:rsidR="00810D63" w:rsidRDefault="004B4033" w:rsidP="00810D63">
      <w:pPr>
        <w:pStyle w:val="TOC3"/>
        <w:rPr>
          <w:rFonts w:eastAsiaTheme="minorEastAsia" w:cstheme="minorBidi"/>
          <w:i w:val="0"/>
          <w:iCs w:val="0"/>
          <w:noProof/>
          <w:kern w:val="2"/>
          <w:sz w:val="22"/>
          <w:szCs w:val="22"/>
          <w:rtl/>
          <w14:ligatures w14:val="standardContextual"/>
        </w:rPr>
      </w:pPr>
      <w:hyperlink w:anchor="_Toc138549790" w:history="1">
        <w:r w:rsidR="00810D63" w:rsidRPr="00D147E2">
          <w:rPr>
            <w:rStyle w:val="Hyperlink"/>
            <w:b/>
            <w:bCs/>
            <w:noProof/>
          </w:rPr>
          <w:t>6.</w:t>
        </w:r>
        <w:r w:rsidR="00810D63">
          <w:rPr>
            <w:rStyle w:val="Hyperlink"/>
            <w:b/>
            <w:bCs/>
            <w:noProof/>
          </w:rPr>
          <w:t>3</w:t>
        </w:r>
        <w:r w:rsidR="00810D63" w:rsidRPr="00D147E2">
          <w:rPr>
            <w:rStyle w:val="Hyperlink"/>
            <w:b/>
            <w:bCs/>
            <w:noProof/>
          </w:rPr>
          <w:t xml:space="preserve"> </w:t>
        </w:r>
        <w:r w:rsidR="00810D63">
          <w:rPr>
            <w:rStyle w:val="Hyperlink"/>
            <w:b/>
            <w:bCs/>
            <w:noProof/>
          </w:rPr>
          <w:t xml:space="preserve">The </w:t>
        </w:r>
        <w:r w:rsidR="004B640F">
          <w:rPr>
            <w:rStyle w:val="Hyperlink"/>
            <w:b/>
            <w:bCs/>
            <w:noProof/>
          </w:rPr>
          <w:t>p</w:t>
        </w:r>
        <w:r w:rsidR="00810D63">
          <w:rPr>
            <w:rStyle w:val="Hyperlink"/>
            <w:b/>
            <w:bCs/>
            <w:noProof/>
          </w:rPr>
          <w:t>roduct</w:t>
        </w:r>
        <w:r w:rsidR="00810D63">
          <w:rPr>
            <w:noProof/>
            <w:webHidden/>
            <w:rtl/>
          </w:rPr>
          <w:tab/>
        </w:r>
        <w:r w:rsidR="00810D63">
          <w:rPr>
            <w:noProof/>
            <w:webHidden/>
            <w:rtl/>
          </w:rPr>
          <w:fldChar w:fldCharType="begin"/>
        </w:r>
        <w:r w:rsidR="00810D63">
          <w:rPr>
            <w:noProof/>
            <w:webHidden/>
            <w:rtl/>
          </w:rPr>
          <w:instrText xml:space="preserve"> </w:instrText>
        </w:r>
        <w:r w:rsidR="00810D63">
          <w:rPr>
            <w:noProof/>
            <w:webHidden/>
          </w:rPr>
          <w:instrText>PAGEREF</w:instrText>
        </w:r>
        <w:r w:rsidR="00810D63">
          <w:rPr>
            <w:noProof/>
            <w:webHidden/>
            <w:rtl/>
          </w:rPr>
          <w:instrText xml:space="preserve"> _</w:instrText>
        </w:r>
        <w:r w:rsidR="00810D63">
          <w:rPr>
            <w:noProof/>
            <w:webHidden/>
          </w:rPr>
          <w:instrText>Toc138549790 \h</w:instrText>
        </w:r>
        <w:r w:rsidR="00810D63">
          <w:rPr>
            <w:noProof/>
            <w:webHidden/>
            <w:rtl/>
          </w:rPr>
          <w:instrText xml:space="preserve"> </w:instrText>
        </w:r>
        <w:r w:rsidR="00810D63">
          <w:rPr>
            <w:noProof/>
            <w:webHidden/>
            <w:rtl/>
          </w:rPr>
        </w:r>
        <w:r w:rsidR="00810D63">
          <w:rPr>
            <w:noProof/>
            <w:webHidden/>
            <w:rtl/>
          </w:rPr>
          <w:fldChar w:fldCharType="separate"/>
        </w:r>
        <w:r w:rsidR="00810D63">
          <w:rPr>
            <w:noProof/>
            <w:webHidden/>
          </w:rPr>
          <w:t>29</w:t>
        </w:r>
        <w:r w:rsidR="00810D63">
          <w:rPr>
            <w:noProof/>
            <w:webHidden/>
            <w:rtl/>
          </w:rPr>
          <w:fldChar w:fldCharType="end"/>
        </w:r>
      </w:hyperlink>
    </w:p>
    <w:p w14:paraId="254FDC77" w14:textId="32283D72" w:rsidR="00810D63" w:rsidRDefault="004B4033" w:rsidP="00810D63">
      <w:pPr>
        <w:pStyle w:val="TOC3"/>
        <w:rPr>
          <w:rFonts w:eastAsiaTheme="minorEastAsia" w:cstheme="minorBidi"/>
          <w:i w:val="0"/>
          <w:iCs w:val="0"/>
          <w:noProof/>
          <w:kern w:val="2"/>
          <w:sz w:val="22"/>
          <w:szCs w:val="22"/>
          <w:rtl/>
          <w14:ligatures w14:val="standardContextual"/>
        </w:rPr>
      </w:pPr>
      <w:hyperlink w:anchor="_Toc138549790" w:history="1">
        <w:r w:rsidR="00810D63" w:rsidRPr="00D147E2">
          <w:rPr>
            <w:rStyle w:val="Hyperlink"/>
            <w:b/>
            <w:bCs/>
            <w:noProof/>
          </w:rPr>
          <w:t>6.</w:t>
        </w:r>
        <w:r w:rsidR="00810D63">
          <w:rPr>
            <w:rStyle w:val="Hyperlink"/>
            <w:b/>
            <w:bCs/>
            <w:noProof/>
          </w:rPr>
          <w:t>4</w:t>
        </w:r>
        <w:r w:rsidR="00810D63" w:rsidRPr="00D147E2">
          <w:rPr>
            <w:rStyle w:val="Hyperlink"/>
            <w:b/>
            <w:bCs/>
            <w:noProof/>
          </w:rPr>
          <w:t xml:space="preserve"> </w:t>
        </w:r>
        <w:r w:rsidR="004B640F">
          <w:rPr>
            <w:rStyle w:val="Hyperlink"/>
            <w:b/>
            <w:bCs/>
            <w:noProof/>
          </w:rPr>
          <w:t>r</w:t>
        </w:r>
        <w:r w:rsidR="00810D63">
          <w:rPr>
            <w:rStyle w:val="Hyperlink"/>
            <w:b/>
            <w:bCs/>
            <w:noProof/>
          </w:rPr>
          <w:t>esult</w:t>
        </w:r>
        <w:r w:rsidR="00810D63">
          <w:rPr>
            <w:noProof/>
            <w:webHidden/>
            <w:rtl/>
          </w:rPr>
          <w:tab/>
        </w:r>
        <w:r w:rsidR="00810D63">
          <w:rPr>
            <w:noProof/>
            <w:webHidden/>
          </w:rPr>
          <w:t>30</w:t>
        </w:r>
      </w:hyperlink>
    </w:p>
    <w:p w14:paraId="37F43B40" w14:textId="7C793499" w:rsidR="00810D63" w:rsidRPr="00810D63" w:rsidRDefault="004B4033" w:rsidP="00810D63">
      <w:pPr>
        <w:pStyle w:val="TOC3"/>
        <w:rPr>
          <w:rFonts w:eastAsiaTheme="minorEastAsia" w:cstheme="minorBidi"/>
          <w:i w:val="0"/>
          <w:iCs w:val="0"/>
          <w:noProof/>
          <w:kern w:val="2"/>
          <w:sz w:val="22"/>
          <w:szCs w:val="22"/>
          <w14:ligatures w14:val="standardContextual"/>
        </w:rPr>
      </w:pPr>
      <w:hyperlink w:anchor="_Toc138549790" w:history="1">
        <w:r w:rsidR="00810D63" w:rsidRPr="00D147E2">
          <w:rPr>
            <w:rStyle w:val="Hyperlink"/>
            <w:b/>
            <w:bCs/>
            <w:noProof/>
          </w:rPr>
          <w:t>6.</w:t>
        </w:r>
        <w:r w:rsidR="00810D63">
          <w:rPr>
            <w:rStyle w:val="Hyperlink"/>
            <w:b/>
            <w:bCs/>
            <w:noProof/>
          </w:rPr>
          <w:t>4.1</w:t>
        </w:r>
        <w:r w:rsidR="00810D63" w:rsidRPr="00D147E2">
          <w:rPr>
            <w:rStyle w:val="Hyperlink"/>
            <w:b/>
            <w:bCs/>
            <w:noProof/>
          </w:rPr>
          <w:t xml:space="preserve"> </w:t>
        </w:r>
        <w:r w:rsidR="00810D63">
          <w:rPr>
            <w:rStyle w:val="Hyperlink"/>
            <w:b/>
            <w:bCs/>
            <w:noProof/>
          </w:rPr>
          <w:t xml:space="preserve">Failure </w:t>
        </w:r>
        <w:r w:rsidR="004B640F">
          <w:rPr>
            <w:rStyle w:val="Hyperlink"/>
            <w:b/>
            <w:bCs/>
            <w:noProof/>
          </w:rPr>
          <w:t>c</w:t>
        </w:r>
        <w:r w:rsidR="00810D63">
          <w:rPr>
            <w:rStyle w:val="Hyperlink"/>
            <w:b/>
            <w:bCs/>
            <w:noProof/>
          </w:rPr>
          <w:t>ases</w:t>
        </w:r>
        <w:r w:rsidR="00810D63">
          <w:rPr>
            <w:noProof/>
            <w:webHidden/>
            <w:rtl/>
          </w:rPr>
          <w:tab/>
        </w:r>
        <w:r w:rsidR="00810D63">
          <w:rPr>
            <w:noProof/>
            <w:webHidden/>
          </w:rPr>
          <w:t>31</w:t>
        </w:r>
      </w:hyperlink>
    </w:p>
    <w:p w14:paraId="03CAB6DB" w14:textId="60632021" w:rsidR="008775BB" w:rsidRDefault="004B4033" w:rsidP="008775BB">
      <w:pPr>
        <w:pStyle w:val="TOC2"/>
        <w:rPr>
          <w:rFonts w:eastAsiaTheme="minorEastAsia" w:cstheme="minorBidi"/>
          <w:smallCaps w:val="0"/>
          <w:noProof/>
          <w:kern w:val="2"/>
          <w:sz w:val="22"/>
          <w:szCs w:val="22"/>
          <w14:ligatures w14:val="standardContextual"/>
        </w:rPr>
      </w:pPr>
      <w:hyperlink w:anchor="_Toc138549794" w:history="1">
        <w:r w:rsidR="008775BB" w:rsidRPr="00D147E2">
          <w:rPr>
            <w:rStyle w:val="Hyperlink"/>
            <w:noProof/>
          </w:rPr>
          <w:t>7.</w:t>
        </w:r>
        <w:r w:rsidR="00BD75B6">
          <w:rPr>
            <w:rStyle w:val="Hyperlink"/>
            <w:noProof/>
          </w:rPr>
          <w:t xml:space="preserve"> </w:t>
        </w:r>
        <w:r w:rsidR="00810D63">
          <w:rPr>
            <w:rStyle w:val="Hyperlink"/>
            <w:noProof/>
          </w:rPr>
          <w:t>User's guide operating instructions</w:t>
        </w:r>
        <w:r w:rsidR="008775BB">
          <w:rPr>
            <w:noProof/>
            <w:webHidden/>
            <w:rtl/>
          </w:rPr>
          <w:tab/>
        </w:r>
        <w:r w:rsidR="008775BB">
          <w:rPr>
            <w:noProof/>
            <w:webHidden/>
            <w:rtl/>
          </w:rPr>
          <w:fldChar w:fldCharType="begin"/>
        </w:r>
        <w:r w:rsidR="008775BB">
          <w:rPr>
            <w:noProof/>
            <w:webHidden/>
            <w:rtl/>
          </w:rPr>
          <w:instrText xml:space="preserve"> </w:instrText>
        </w:r>
        <w:r w:rsidR="008775BB">
          <w:rPr>
            <w:noProof/>
            <w:webHidden/>
          </w:rPr>
          <w:instrText>PAGEREF</w:instrText>
        </w:r>
        <w:r w:rsidR="008775BB">
          <w:rPr>
            <w:noProof/>
            <w:webHidden/>
            <w:rtl/>
          </w:rPr>
          <w:instrText xml:space="preserve"> _</w:instrText>
        </w:r>
        <w:r w:rsidR="008775BB">
          <w:rPr>
            <w:noProof/>
            <w:webHidden/>
          </w:rPr>
          <w:instrText>Toc138549794 \h</w:instrText>
        </w:r>
        <w:r w:rsidR="008775BB">
          <w:rPr>
            <w:noProof/>
            <w:webHidden/>
            <w:rtl/>
          </w:rPr>
          <w:instrText xml:space="preserve"> </w:instrText>
        </w:r>
        <w:r w:rsidR="008775BB">
          <w:rPr>
            <w:noProof/>
            <w:webHidden/>
            <w:rtl/>
          </w:rPr>
        </w:r>
        <w:r w:rsidR="008775BB">
          <w:rPr>
            <w:noProof/>
            <w:webHidden/>
            <w:rtl/>
          </w:rPr>
          <w:fldChar w:fldCharType="separate"/>
        </w:r>
        <w:r w:rsidR="006C1260">
          <w:rPr>
            <w:noProof/>
            <w:webHidden/>
          </w:rPr>
          <w:t>32</w:t>
        </w:r>
        <w:r w:rsidR="008775BB">
          <w:rPr>
            <w:noProof/>
            <w:webHidden/>
            <w:rtl/>
          </w:rPr>
          <w:fldChar w:fldCharType="end"/>
        </w:r>
      </w:hyperlink>
    </w:p>
    <w:p w14:paraId="6B08CA8D" w14:textId="0627DDDB" w:rsidR="00810D63" w:rsidRDefault="004B4033" w:rsidP="00810D63">
      <w:pPr>
        <w:pStyle w:val="TOC2"/>
        <w:rPr>
          <w:rFonts w:eastAsiaTheme="minorEastAsia" w:cstheme="minorBidi"/>
          <w:smallCaps w:val="0"/>
          <w:noProof/>
          <w:kern w:val="2"/>
          <w:sz w:val="22"/>
          <w:szCs w:val="22"/>
          <w:rtl/>
          <w14:ligatures w14:val="standardContextual"/>
        </w:rPr>
      </w:pPr>
      <w:hyperlink w:anchor="_Toc138549794" w:history="1">
        <w:r w:rsidR="00810D63">
          <w:rPr>
            <w:rStyle w:val="Hyperlink"/>
            <w:noProof/>
          </w:rPr>
          <w:t>8</w:t>
        </w:r>
        <w:r w:rsidR="00810D63" w:rsidRPr="00D147E2">
          <w:rPr>
            <w:rStyle w:val="Hyperlink"/>
            <w:noProof/>
          </w:rPr>
          <w:t xml:space="preserve">. </w:t>
        </w:r>
        <w:r w:rsidR="00810D63">
          <w:rPr>
            <w:rStyle w:val="Hyperlink"/>
            <w:noProof/>
          </w:rPr>
          <w:t>class diagram</w:t>
        </w:r>
        <w:r w:rsidR="00810D63">
          <w:rPr>
            <w:noProof/>
            <w:webHidden/>
            <w:rtl/>
          </w:rPr>
          <w:tab/>
        </w:r>
        <w:r w:rsidR="00810D63">
          <w:rPr>
            <w:noProof/>
            <w:webHidden/>
            <w:rtl/>
          </w:rPr>
          <w:fldChar w:fldCharType="begin"/>
        </w:r>
        <w:r w:rsidR="00810D63">
          <w:rPr>
            <w:noProof/>
            <w:webHidden/>
            <w:rtl/>
          </w:rPr>
          <w:instrText xml:space="preserve"> </w:instrText>
        </w:r>
        <w:r w:rsidR="00810D63">
          <w:rPr>
            <w:noProof/>
            <w:webHidden/>
          </w:rPr>
          <w:instrText>PAGEREF</w:instrText>
        </w:r>
        <w:r w:rsidR="00810D63">
          <w:rPr>
            <w:noProof/>
            <w:webHidden/>
            <w:rtl/>
          </w:rPr>
          <w:instrText xml:space="preserve"> _</w:instrText>
        </w:r>
        <w:r w:rsidR="00810D63">
          <w:rPr>
            <w:noProof/>
            <w:webHidden/>
          </w:rPr>
          <w:instrText>Toc138549794 \h</w:instrText>
        </w:r>
        <w:r w:rsidR="00810D63">
          <w:rPr>
            <w:noProof/>
            <w:webHidden/>
            <w:rtl/>
          </w:rPr>
          <w:instrText xml:space="preserve"> </w:instrText>
        </w:r>
        <w:r w:rsidR="00810D63">
          <w:rPr>
            <w:noProof/>
            <w:webHidden/>
            <w:rtl/>
          </w:rPr>
        </w:r>
        <w:r w:rsidR="00810D63">
          <w:rPr>
            <w:noProof/>
            <w:webHidden/>
            <w:rtl/>
          </w:rPr>
          <w:fldChar w:fldCharType="separate"/>
        </w:r>
        <w:r w:rsidR="00810D63">
          <w:rPr>
            <w:noProof/>
            <w:webHidden/>
          </w:rPr>
          <w:t>37</w:t>
        </w:r>
        <w:r w:rsidR="00810D63">
          <w:rPr>
            <w:noProof/>
            <w:webHidden/>
            <w:rtl/>
          </w:rPr>
          <w:fldChar w:fldCharType="end"/>
        </w:r>
      </w:hyperlink>
    </w:p>
    <w:p w14:paraId="4B4F63F4" w14:textId="343B4216" w:rsidR="00810D63" w:rsidRDefault="004B4033" w:rsidP="00810D63">
      <w:pPr>
        <w:pStyle w:val="TOC2"/>
        <w:rPr>
          <w:rFonts w:eastAsiaTheme="minorEastAsia" w:cstheme="minorBidi"/>
          <w:smallCaps w:val="0"/>
          <w:noProof/>
          <w:kern w:val="2"/>
          <w:sz w:val="22"/>
          <w:szCs w:val="22"/>
          <w:rtl/>
          <w14:ligatures w14:val="standardContextual"/>
        </w:rPr>
      </w:pPr>
      <w:hyperlink w:anchor="_Toc138549794" w:history="1">
        <w:r w:rsidR="00810D63">
          <w:rPr>
            <w:rStyle w:val="Hyperlink"/>
            <w:noProof/>
          </w:rPr>
          <w:t>9</w:t>
        </w:r>
        <w:r w:rsidR="00810D63" w:rsidRPr="00D147E2">
          <w:rPr>
            <w:rStyle w:val="Hyperlink"/>
            <w:noProof/>
          </w:rPr>
          <w:t xml:space="preserve">. </w:t>
        </w:r>
        <w:r w:rsidR="00BD75B6">
          <w:rPr>
            <w:rStyle w:val="Hyperlink"/>
            <w:noProof/>
          </w:rPr>
          <w:t>sequence</w:t>
        </w:r>
        <w:r w:rsidR="00810D63">
          <w:rPr>
            <w:rStyle w:val="Hyperlink"/>
            <w:noProof/>
          </w:rPr>
          <w:t xml:space="preserve"> diagram</w:t>
        </w:r>
        <w:r w:rsidR="00810D63">
          <w:rPr>
            <w:noProof/>
            <w:webHidden/>
            <w:rtl/>
          </w:rPr>
          <w:tab/>
        </w:r>
        <w:r w:rsidR="00810D63">
          <w:rPr>
            <w:noProof/>
            <w:webHidden/>
            <w:rtl/>
          </w:rPr>
          <w:fldChar w:fldCharType="begin"/>
        </w:r>
        <w:r w:rsidR="00810D63">
          <w:rPr>
            <w:noProof/>
            <w:webHidden/>
            <w:rtl/>
          </w:rPr>
          <w:instrText xml:space="preserve"> </w:instrText>
        </w:r>
        <w:r w:rsidR="00810D63">
          <w:rPr>
            <w:noProof/>
            <w:webHidden/>
          </w:rPr>
          <w:instrText>PAGEREF</w:instrText>
        </w:r>
        <w:r w:rsidR="00810D63">
          <w:rPr>
            <w:noProof/>
            <w:webHidden/>
            <w:rtl/>
          </w:rPr>
          <w:instrText xml:space="preserve"> _</w:instrText>
        </w:r>
        <w:r w:rsidR="00810D63">
          <w:rPr>
            <w:noProof/>
            <w:webHidden/>
          </w:rPr>
          <w:instrText>Toc138549794 \h</w:instrText>
        </w:r>
        <w:r w:rsidR="00810D63">
          <w:rPr>
            <w:noProof/>
            <w:webHidden/>
            <w:rtl/>
          </w:rPr>
          <w:instrText xml:space="preserve"> </w:instrText>
        </w:r>
        <w:r w:rsidR="00810D63">
          <w:rPr>
            <w:noProof/>
            <w:webHidden/>
            <w:rtl/>
          </w:rPr>
        </w:r>
        <w:r w:rsidR="00810D63">
          <w:rPr>
            <w:noProof/>
            <w:webHidden/>
            <w:rtl/>
          </w:rPr>
          <w:fldChar w:fldCharType="separate"/>
        </w:r>
        <w:r w:rsidR="00810D63">
          <w:rPr>
            <w:noProof/>
            <w:webHidden/>
          </w:rPr>
          <w:t>39</w:t>
        </w:r>
        <w:r w:rsidR="00810D63">
          <w:rPr>
            <w:noProof/>
            <w:webHidden/>
            <w:rtl/>
          </w:rPr>
          <w:fldChar w:fldCharType="end"/>
        </w:r>
      </w:hyperlink>
    </w:p>
    <w:p w14:paraId="3FBA74A9" w14:textId="170DA111" w:rsidR="00810D63" w:rsidRDefault="004B4033" w:rsidP="00810D63">
      <w:pPr>
        <w:pStyle w:val="TOC2"/>
        <w:rPr>
          <w:rFonts w:eastAsiaTheme="minorEastAsia" w:cstheme="minorBidi"/>
          <w:smallCaps w:val="0"/>
          <w:noProof/>
          <w:kern w:val="2"/>
          <w:sz w:val="22"/>
          <w:szCs w:val="22"/>
          <w:rtl/>
          <w14:ligatures w14:val="standardContextual"/>
        </w:rPr>
      </w:pPr>
      <w:hyperlink w:anchor="_Toc138549794" w:history="1">
        <w:r w:rsidR="00810D63">
          <w:rPr>
            <w:rStyle w:val="Hyperlink"/>
            <w:noProof/>
          </w:rPr>
          <w:t>10</w:t>
        </w:r>
        <w:r w:rsidR="00810D63" w:rsidRPr="00D147E2">
          <w:rPr>
            <w:rStyle w:val="Hyperlink"/>
            <w:noProof/>
          </w:rPr>
          <w:t>. Verification Plan</w:t>
        </w:r>
        <w:r w:rsidR="00810D63">
          <w:rPr>
            <w:noProof/>
            <w:webHidden/>
            <w:rtl/>
          </w:rPr>
          <w:tab/>
        </w:r>
        <w:r w:rsidR="00810D63">
          <w:rPr>
            <w:rFonts w:hint="cs"/>
            <w:noProof/>
            <w:webHidden/>
            <w:rtl/>
          </w:rPr>
          <w:t>40</w:t>
        </w:r>
      </w:hyperlink>
    </w:p>
    <w:p w14:paraId="6F1A5C3F" w14:textId="7E4FAA1A" w:rsidR="00810D63" w:rsidRDefault="004B4033" w:rsidP="00810D63">
      <w:pPr>
        <w:pStyle w:val="TOC2"/>
        <w:rPr>
          <w:rFonts w:eastAsiaTheme="minorEastAsia" w:cstheme="minorBidi"/>
          <w:smallCaps w:val="0"/>
          <w:noProof/>
          <w:kern w:val="2"/>
          <w:sz w:val="22"/>
          <w:szCs w:val="22"/>
          <w:rtl/>
          <w14:ligatures w14:val="standardContextual"/>
        </w:rPr>
      </w:pPr>
      <w:hyperlink w:anchor="_Toc138549794" w:history="1">
        <w:r w:rsidR="00810D63">
          <w:rPr>
            <w:rStyle w:val="Hyperlink"/>
            <w:noProof/>
          </w:rPr>
          <w:t>11</w:t>
        </w:r>
        <w:r w:rsidR="00810D63" w:rsidRPr="00D147E2">
          <w:rPr>
            <w:rStyle w:val="Hyperlink"/>
            <w:noProof/>
          </w:rPr>
          <w:t xml:space="preserve">. </w:t>
        </w:r>
        <w:r w:rsidR="00810D63">
          <w:rPr>
            <w:rStyle w:val="Hyperlink"/>
            <w:noProof/>
          </w:rPr>
          <w:t>summary</w:t>
        </w:r>
        <w:r w:rsidR="00810D63">
          <w:rPr>
            <w:noProof/>
            <w:webHidden/>
            <w:rtl/>
          </w:rPr>
          <w:tab/>
        </w:r>
        <w:r w:rsidR="00810D63">
          <w:rPr>
            <w:rFonts w:hint="cs"/>
            <w:noProof/>
            <w:webHidden/>
            <w:rtl/>
          </w:rPr>
          <w:t>42</w:t>
        </w:r>
      </w:hyperlink>
    </w:p>
    <w:p w14:paraId="6151C975" w14:textId="5029EA4E" w:rsidR="00810D63" w:rsidRDefault="004B4033" w:rsidP="00810D63">
      <w:pPr>
        <w:pStyle w:val="TOC2"/>
        <w:rPr>
          <w:rFonts w:eastAsiaTheme="minorEastAsia" w:cstheme="minorBidi"/>
          <w:smallCaps w:val="0"/>
          <w:noProof/>
          <w:kern w:val="2"/>
          <w:sz w:val="22"/>
          <w:szCs w:val="22"/>
          <w:rtl/>
          <w14:ligatures w14:val="standardContextual"/>
        </w:rPr>
      </w:pPr>
      <w:hyperlink w:anchor="_Toc138549794" w:history="1">
        <w:r w:rsidR="00810D63">
          <w:rPr>
            <w:rStyle w:val="Hyperlink"/>
            <w:noProof/>
          </w:rPr>
          <w:t>12</w:t>
        </w:r>
        <w:r w:rsidR="00810D63" w:rsidRPr="00D147E2">
          <w:rPr>
            <w:rStyle w:val="Hyperlink"/>
            <w:noProof/>
          </w:rPr>
          <w:t xml:space="preserve">. </w:t>
        </w:r>
        <w:r w:rsidR="00810D63">
          <w:rPr>
            <w:rStyle w:val="Hyperlink"/>
            <w:noProof/>
          </w:rPr>
          <w:t>git repository</w:t>
        </w:r>
        <w:r w:rsidR="00810D63">
          <w:rPr>
            <w:noProof/>
            <w:webHidden/>
            <w:rtl/>
          </w:rPr>
          <w:tab/>
        </w:r>
        <w:r w:rsidR="00810D63">
          <w:rPr>
            <w:rFonts w:hint="cs"/>
            <w:noProof/>
            <w:webHidden/>
            <w:rtl/>
          </w:rPr>
          <w:t>42</w:t>
        </w:r>
      </w:hyperlink>
    </w:p>
    <w:p w14:paraId="26F0D80F" w14:textId="24233009" w:rsidR="008775BB" w:rsidRDefault="004B4033" w:rsidP="008775BB">
      <w:pPr>
        <w:pStyle w:val="TOC2"/>
        <w:rPr>
          <w:rFonts w:eastAsiaTheme="minorEastAsia" w:cstheme="minorBidi"/>
          <w:smallCaps w:val="0"/>
          <w:noProof/>
          <w:kern w:val="2"/>
          <w:sz w:val="22"/>
          <w:szCs w:val="22"/>
          <w:rtl/>
          <w14:ligatures w14:val="standardContextual"/>
        </w:rPr>
      </w:pPr>
      <w:hyperlink w:anchor="_Toc138549796" w:history="1">
        <w:r w:rsidR="00BD75B6">
          <w:rPr>
            <w:rStyle w:val="Hyperlink"/>
            <w:noProof/>
          </w:rPr>
          <w:t>13</w:t>
        </w:r>
        <w:r w:rsidR="008775BB" w:rsidRPr="00D147E2">
          <w:rPr>
            <w:rStyle w:val="Hyperlink"/>
            <w:noProof/>
          </w:rPr>
          <w:t>. References</w:t>
        </w:r>
        <w:r w:rsidR="008775BB">
          <w:rPr>
            <w:noProof/>
            <w:webHidden/>
            <w:rtl/>
          </w:rPr>
          <w:tab/>
        </w:r>
        <w:r w:rsidR="00BD75B6">
          <w:rPr>
            <w:noProof/>
            <w:webHidden/>
          </w:rPr>
          <w:t>43</w:t>
        </w:r>
      </w:hyperlink>
    </w:p>
    <w:p w14:paraId="1724CD72" w14:textId="009D78A4" w:rsidR="00485974" w:rsidRDefault="00BD1B02" w:rsidP="008775BB">
      <w:pPr>
        <w:bidi w:val="0"/>
        <w:rPr>
          <w:b/>
          <w:bCs/>
        </w:rPr>
      </w:pPr>
      <w:r>
        <w:rPr>
          <w:b/>
          <w:bCs/>
        </w:rPr>
        <w:fldChar w:fldCharType="end"/>
      </w:r>
    </w:p>
    <w:p w14:paraId="141AB7F8" w14:textId="77777777" w:rsidR="004B640F" w:rsidRDefault="004B640F" w:rsidP="00A259D8">
      <w:pPr>
        <w:pStyle w:val="1"/>
        <w:bidi/>
        <w:jc w:val="center"/>
        <w:rPr>
          <w:rFonts w:asciiTheme="minorHAnsi" w:hAnsiTheme="minorHAnsi" w:cstheme="minorHAnsi"/>
          <w:sz w:val="28"/>
          <w:szCs w:val="28"/>
        </w:rPr>
      </w:pPr>
      <w:bookmarkStart w:id="2" w:name="_Toc138549742"/>
    </w:p>
    <w:p w14:paraId="12D9D0E2" w14:textId="77777777" w:rsidR="004B640F" w:rsidRDefault="004B640F" w:rsidP="004B640F">
      <w:pPr>
        <w:pStyle w:val="1"/>
        <w:bidi/>
        <w:jc w:val="center"/>
        <w:rPr>
          <w:rFonts w:asciiTheme="minorHAnsi" w:hAnsiTheme="minorHAnsi" w:cstheme="minorHAnsi"/>
          <w:sz w:val="28"/>
          <w:szCs w:val="28"/>
        </w:rPr>
      </w:pPr>
    </w:p>
    <w:p w14:paraId="1E311CA3" w14:textId="77777777" w:rsidR="004B640F" w:rsidRDefault="004B640F" w:rsidP="004B640F">
      <w:pPr>
        <w:pStyle w:val="1"/>
        <w:bidi/>
        <w:jc w:val="center"/>
        <w:rPr>
          <w:rFonts w:asciiTheme="minorHAnsi" w:hAnsiTheme="minorHAnsi" w:cstheme="minorHAnsi"/>
          <w:sz w:val="28"/>
          <w:szCs w:val="28"/>
        </w:rPr>
      </w:pPr>
    </w:p>
    <w:p w14:paraId="178F5C46" w14:textId="77777777" w:rsidR="004B640F" w:rsidRDefault="004B640F" w:rsidP="004B640F">
      <w:pPr>
        <w:pStyle w:val="1"/>
        <w:bidi/>
        <w:jc w:val="center"/>
        <w:rPr>
          <w:rFonts w:asciiTheme="minorHAnsi" w:hAnsiTheme="minorHAnsi" w:cstheme="minorHAnsi"/>
          <w:sz w:val="28"/>
          <w:szCs w:val="28"/>
        </w:rPr>
      </w:pPr>
    </w:p>
    <w:p w14:paraId="75B81DFA" w14:textId="77777777" w:rsidR="004B640F" w:rsidRDefault="004B640F" w:rsidP="004B640F">
      <w:pPr>
        <w:pStyle w:val="1"/>
        <w:bidi/>
        <w:jc w:val="center"/>
        <w:rPr>
          <w:rFonts w:asciiTheme="minorHAnsi" w:hAnsiTheme="minorHAnsi" w:cstheme="minorHAnsi"/>
          <w:sz w:val="28"/>
          <w:szCs w:val="28"/>
        </w:rPr>
      </w:pPr>
    </w:p>
    <w:p w14:paraId="53FC0403" w14:textId="77777777" w:rsidR="004B640F" w:rsidRDefault="004B640F" w:rsidP="004B640F">
      <w:pPr>
        <w:pStyle w:val="1"/>
        <w:bidi/>
        <w:jc w:val="center"/>
        <w:rPr>
          <w:rFonts w:asciiTheme="minorHAnsi" w:hAnsiTheme="minorHAnsi" w:cstheme="minorHAnsi"/>
          <w:sz w:val="28"/>
          <w:szCs w:val="28"/>
        </w:rPr>
      </w:pPr>
    </w:p>
    <w:p w14:paraId="388CB439" w14:textId="77777777" w:rsidR="004B640F" w:rsidRDefault="004B640F" w:rsidP="004B640F">
      <w:pPr>
        <w:pStyle w:val="1"/>
        <w:bidi/>
        <w:jc w:val="center"/>
        <w:rPr>
          <w:rFonts w:asciiTheme="minorHAnsi" w:hAnsiTheme="minorHAnsi" w:cstheme="minorHAnsi"/>
          <w:sz w:val="28"/>
          <w:szCs w:val="28"/>
        </w:rPr>
      </w:pPr>
    </w:p>
    <w:p w14:paraId="6F874D48" w14:textId="77777777" w:rsidR="004B640F" w:rsidRDefault="004B640F" w:rsidP="004B640F">
      <w:pPr>
        <w:pStyle w:val="1"/>
        <w:bidi/>
        <w:jc w:val="center"/>
        <w:rPr>
          <w:rFonts w:asciiTheme="minorHAnsi" w:hAnsiTheme="minorHAnsi" w:cstheme="minorHAnsi"/>
          <w:sz w:val="28"/>
          <w:szCs w:val="28"/>
        </w:rPr>
      </w:pPr>
    </w:p>
    <w:p w14:paraId="1E7DB766" w14:textId="77777777" w:rsidR="004B640F" w:rsidRDefault="004B640F" w:rsidP="004B640F">
      <w:pPr>
        <w:pStyle w:val="1"/>
        <w:bidi/>
        <w:jc w:val="center"/>
        <w:rPr>
          <w:rFonts w:asciiTheme="minorHAnsi" w:hAnsiTheme="minorHAnsi" w:cstheme="minorHAnsi"/>
          <w:sz w:val="28"/>
          <w:szCs w:val="28"/>
        </w:rPr>
      </w:pPr>
    </w:p>
    <w:p w14:paraId="613A5BEA" w14:textId="77777777" w:rsidR="004B640F" w:rsidRDefault="004B640F" w:rsidP="004B640F">
      <w:pPr>
        <w:pStyle w:val="1"/>
        <w:bidi/>
        <w:jc w:val="center"/>
        <w:rPr>
          <w:rFonts w:asciiTheme="minorHAnsi" w:hAnsiTheme="minorHAnsi" w:cstheme="minorHAnsi"/>
          <w:sz w:val="28"/>
          <w:szCs w:val="28"/>
        </w:rPr>
      </w:pPr>
    </w:p>
    <w:p w14:paraId="577BFACD" w14:textId="77777777" w:rsidR="004B640F" w:rsidRDefault="004B640F" w:rsidP="004B640F">
      <w:pPr>
        <w:pStyle w:val="1"/>
        <w:bidi/>
        <w:jc w:val="center"/>
        <w:rPr>
          <w:rFonts w:asciiTheme="minorHAnsi" w:hAnsiTheme="minorHAnsi" w:cstheme="minorHAnsi"/>
          <w:sz w:val="28"/>
          <w:szCs w:val="28"/>
        </w:rPr>
      </w:pPr>
    </w:p>
    <w:p w14:paraId="2644CAF2" w14:textId="77777777" w:rsidR="004B640F" w:rsidRDefault="004B640F" w:rsidP="004B640F">
      <w:pPr>
        <w:pStyle w:val="1"/>
        <w:bidi/>
        <w:jc w:val="center"/>
        <w:rPr>
          <w:rFonts w:asciiTheme="minorHAnsi" w:hAnsiTheme="minorHAnsi" w:cstheme="minorHAnsi"/>
          <w:sz w:val="28"/>
          <w:szCs w:val="28"/>
        </w:rPr>
      </w:pPr>
    </w:p>
    <w:p w14:paraId="472D54F6" w14:textId="77777777" w:rsidR="004B640F" w:rsidRDefault="004B640F" w:rsidP="004B640F">
      <w:pPr>
        <w:pStyle w:val="1"/>
        <w:bidi/>
        <w:jc w:val="center"/>
        <w:rPr>
          <w:rFonts w:asciiTheme="minorHAnsi" w:hAnsiTheme="minorHAnsi" w:cstheme="minorHAnsi"/>
          <w:sz w:val="28"/>
          <w:szCs w:val="28"/>
        </w:rPr>
      </w:pPr>
    </w:p>
    <w:p w14:paraId="4182E1F5" w14:textId="77777777" w:rsidR="004B640F" w:rsidRDefault="004B640F" w:rsidP="004B640F">
      <w:pPr>
        <w:pStyle w:val="1"/>
        <w:bidi/>
        <w:jc w:val="center"/>
        <w:rPr>
          <w:rFonts w:asciiTheme="minorHAnsi" w:hAnsiTheme="minorHAnsi" w:cstheme="minorHAnsi"/>
          <w:sz w:val="28"/>
          <w:szCs w:val="28"/>
        </w:rPr>
      </w:pPr>
    </w:p>
    <w:p w14:paraId="050FA2E6" w14:textId="77777777" w:rsidR="004B640F" w:rsidRDefault="004B640F" w:rsidP="004B640F">
      <w:pPr>
        <w:pStyle w:val="1"/>
        <w:bidi/>
        <w:jc w:val="center"/>
        <w:rPr>
          <w:rFonts w:asciiTheme="minorHAnsi" w:hAnsiTheme="minorHAnsi" w:cstheme="minorHAnsi"/>
          <w:sz w:val="28"/>
          <w:szCs w:val="28"/>
        </w:rPr>
      </w:pPr>
    </w:p>
    <w:p w14:paraId="33E865A7" w14:textId="77777777" w:rsidR="004B640F" w:rsidRDefault="004B640F" w:rsidP="004B640F">
      <w:pPr>
        <w:pStyle w:val="1"/>
        <w:bidi/>
        <w:jc w:val="center"/>
        <w:rPr>
          <w:rFonts w:asciiTheme="minorHAnsi" w:hAnsiTheme="minorHAnsi" w:cstheme="minorHAnsi"/>
          <w:sz w:val="28"/>
          <w:szCs w:val="28"/>
        </w:rPr>
      </w:pPr>
    </w:p>
    <w:p w14:paraId="6A6684E8" w14:textId="77DEA838" w:rsidR="001E37F3" w:rsidRPr="00A259D8" w:rsidRDefault="00771449" w:rsidP="004B640F">
      <w:pPr>
        <w:pStyle w:val="1"/>
        <w:bidi/>
        <w:jc w:val="center"/>
        <w:rPr>
          <w:rFonts w:asciiTheme="minorHAnsi" w:hAnsiTheme="minorHAnsi" w:cstheme="minorHAnsi"/>
          <w:sz w:val="28"/>
          <w:szCs w:val="28"/>
        </w:rPr>
      </w:pPr>
      <w:r w:rsidRPr="00A259D8">
        <w:rPr>
          <w:rFonts w:asciiTheme="minorHAnsi" w:hAnsiTheme="minorHAnsi" w:cstheme="minorHAnsi"/>
          <w:sz w:val="28"/>
          <w:szCs w:val="28"/>
        </w:rPr>
        <w:lastRenderedPageBreak/>
        <w:t>Abstract</w:t>
      </w:r>
      <w:bookmarkEnd w:id="2"/>
    </w:p>
    <w:p w14:paraId="471BA91C" w14:textId="156F5041" w:rsidR="00D6561C" w:rsidRPr="00D6561C" w:rsidRDefault="002A0953" w:rsidP="006F1B43">
      <w:pPr>
        <w:spacing w:before="100" w:beforeAutospacing="1" w:after="100" w:afterAutospacing="1"/>
        <w:jc w:val="right"/>
        <w:rPr>
          <w:b/>
          <w:bCs/>
        </w:rPr>
      </w:pPr>
      <w:r w:rsidRPr="002A0953">
        <w:rPr>
          <w:rFonts w:eastAsia="Times New Roman" w:cstheme="minorHAnsi"/>
        </w:rPr>
        <w:br/>
      </w:r>
      <w:r w:rsidR="00367385" w:rsidRPr="00413C42">
        <w:rPr>
          <w:i/>
          <w:iCs/>
        </w:rPr>
        <w:t>A floor plan is a scaled diagram of a room or building viewed from above.</w:t>
      </w:r>
    </w:p>
    <w:p w14:paraId="4EA3DDCB" w14:textId="77777777" w:rsidR="00367385" w:rsidRPr="00413C42" w:rsidRDefault="00367385" w:rsidP="006F1B43">
      <w:pPr>
        <w:spacing w:before="100" w:beforeAutospacing="1" w:after="100" w:afterAutospacing="1"/>
        <w:jc w:val="right"/>
        <w:rPr>
          <w:i/>
          <w:iCs/>
        </w:rPr>
      </w:pPr>
      <w:r w:rsidRPr="00413C42">
        <w:rPr>
          <w:i/>
          <w:iCs/>
        </w:rPr>
        <w:t xml:space="preserve">The floor plan must be planned in accordance with the client's restrictions as a crucial component of architectural design. Typically, the client defines the intended layout of the home in terms of the different room types and how they relate to one another in space, and the architect creates the plan in response. </w:t>
      </w:r>
      <w:r w:rsidRPr="00413C42">
        <w:rPr>
          <w:rFonts w:cs="Arial"/>
          <w:i/>
          <w:iCs/>
        </w:rPr>
        <w:t xml:space="preserve">To reduce expenses and avoid compromises between the customer and the architect about the house's design, </w:t>
      </w:r>
      <w:r w:rsidRPr="00413C42">
        <w:rPr>
          <w:i/>
          <w:iCs/>
        </w:rPr>
        <w:t>there have been numerous attempts to use artificial intelligence to speed up this long and iterative procedure.</w:t>
      </w:r>
    </w:p>
    <w:p w14:paraId="7F8087B0" w14:textId="77777777" w:rsidR="00367385" w:rsidRPr="00413C42" w:rsidRDefault="00367385" w:rsidP="006F1B43">
      <w:pPr>
        <w:spacing w:before="100" w:beforeAutospacing="1" w:after="100" w:afterAutospacing="1"/>
        <w:jc w:val="right"/>
        <w:rPr>
          <w:rFonts w:cs="Arial"/>
          <w:i/>
          <w:iCs/>
        </w:rPr>
      </w:pPr>
      <w:r w:rsidRPr="00413C42">
        <w:rPr>
          <w:rFonts w:cs="Arial"/>
          <w:i/>
          <w:iCs/>
        </w:rPr>
        <w:t xml:space="preserve">This project introduces the House-GAN, whose goal is to take the client's preferences as graphical input and </w:t>
      </w:r>
      <w:r w:rsidRPr="00413C42">
        <w:rPr>
          <w:i/>
          <w:iCs/>
        </w:rPr>
        <w:t>produce a collection of axis-aligned bounding boxes for the rooms, which the architect will then convert to a floor plan.</w:t>
      </w:r>
    </w:p>
    <w:p w14:paraId="00E26E11" w14:textId="71152E2A" w:rsidR="00367385" w:rsidRDefault="00367385" w:rsidP="17B44DA1">
      <w:pPr>
        <w:spacing w:before="100" w:beforeAutospacing="1" w:after="100" w:afterAutospacing="1"/>
        <w:jc w:val="right"/>
        <w:rPr>
          <w:b/>
          <w:bCs/>
          <w:i/>
          <w:iCs/>
        </w:rPr>
      </w:pPr>
      <w:r w:rsidRPr="17B44DA1">
        <w:rPr>
          <w:b/>
          <w:bCs/>
          <w:i/>
          <w:iCs/>
        </w:rPr>
        <w:t xml:space="preserve">Index Terms: Deep learning; Generative </w:t>
      </w:r>
      <w:r w:rsidR="006E7169" w:rsidRPr="17B44DA1">
        <w:rPr>
          <w:b/>
          <w:bCs/>
          <w:i/>
          <w:iCs/>
        </w:rPr>
        <w:t>A</w:t>
      </w:r>
      <w:r w:rsidRPr="17B44DA1">
        <w:rPr>
          <w:b/>
          <w:bCs/>
          <w:i/>
          <w:iCs/>
        </w:rPr>
        <w:t xml:space="preserve">dversarial </w:t>
      </w:r>
      <w:r w:rsidR="006E7169" w:rsidRPr="17B44DA1">
        <w:rPr>
          <w:b/>
          <w:bCs/>
          <w:i/>
          <w:iCs/>
        </w:rPr>
        <w:t>N</w:t>
      </w:r>
      <w:r w:rsidRPr="17B44DA1">
        <w:rPr>
          <w:b/>
          <w:bCs/>
          <w:i/>
          <w:iCs/>
        </w:rPr>
        <w:t>etwork; Graph-constrained; layout; Generation; Floorplan</w:t>
      </w:r>
    </w:p>
    <w:p w14:paraId="1986875B" w14:textId="09A530DC" w:rsidR="002A0953" w:rsidRPr="002A0953" w:rsidRDefault="002A0953" w:rsidP="006F1B43">
      <w:pPr>
        <w:shd w:val="clear" w:color="auto" w:fill="FFFFFF"/>
        <w:bidi w:val="0"/>
        <w:spacing w:before="100" w:beforeAutospacing="1" w:after="100" w:afterAutospacing="1" w:line="240" w:lineRule="auto"/>
        <w:rPr>
          <w:rFonts w:eastAsia="Times New Roman" w:cstheme="minorHAnsi"/>
        </w:rPr>
      </w:pPr>
    </w:p>
    <w:p w14:paraId="590371B8" w14:textId="157153FF" w:rsidR="002A0953" w:rsidRPr="00A259D8" w:rsidRDefault="00DD6656" w:rsidP="00A259D8">
      <w:pPr>
        <w:pStyle w:val="2"/>
        <w:rPr>
          <w:rFonts w:asciiTheme="minorHAnsi" w:hAnsiTheme="minorHAnsi" w:cstheme="minorHAnsi"/>
          <w:sz w:val="28"/>
          <w:szCs w:val="28"/>
        </w:rPr>
      </w:pPr>
      <w:bookmarkStart w:id="3" w:name="_Toc138549743"/>
      <w:r w:rsidRPr="00A259D8">
        <w:rPr>
          <w:rFonts w:asciiTheme="minorHAnsi" w:hAnsiTheme="minorHAnsi" w:cstheme="minorHAnsi"/>
          <w:sz w:val="28"/>
          <w:szCs w:val="28"/>
        </w:rPr>
        <w:t>1.</w:t>
      </w:r>
      <w:r w:rsidR="002A0953" w:rsidRPr="00A259D8">
        <w:rPr>
          <w:rFonts w:asciiTheme="minorHAnsi" w:hAnsiTheme="minorHAnsi" w:cstheme="minorHAnsi"/>
          <w:sz w:val="28"/>
          <w:szCs w:val="28"/>
        </w:rPr>
        <w:t>Introduction</w:t>
      </w:r>
      <w:bookmarkEnd w:id="3"/>
    </w:p>
    <w:p w14:paraId="742E7A81" w14:textId="01FCADE1" w:rsidR="002A0953" w:rsidRPr="003A003C" w:rsidRDefault="00DD6656" w:rsidP="00B171B1">
      <w:pPr>
        <w:pStyle w:val="ab"/>
        <w:bidi w:val="0"/>
        <w:rPr>
          <w:rFonts w:eastAsia="Times New Roman"/>
          <w:b/>
          <w:bCs/>
          <w:color w:val="000000" w:themeColor="text1"/>
        </w:rPr>
      </w:pPr>
      <w:bookmarkStart w:id="4" w:name="_Toc138549744"/>
      <w:r w:rsidRPr="003A003C">
        <w:rPr>
          <w:rFonts w:eastAsia="Times New Roman"/>
          <w:b/>
          <w:bCs/>
          <w:color w:val="000000" w:themeColor="text1"/>
        </w:rPr>
        <w:t>1.1</w:t>
      </w:r>
      <w:r w:rsidR="00705368" w:rsidRPr="003A003C">
        <w:rPr>
          <w:rFonts w:eastAsia="Times New Roman"/>
          <w:b/>
          <w:bCs/>
          <w:color w:val="000000" w:themeColor="text1"/>
        </w:rPr>
        <w:t xml:space="preserve"> Motivation for an</w:t>
      </w:r>
      <w:r w:rsidR="002A0953" w:rsidRPr="003A003C">
        <w:rPr>
          <w:rFonts w:eastAsia="Times New Roman"/>
          <w:b/>
          <w:bCs/>
          <w:color w:val="000000" w:themeColor="text1"/>
        </w:rPr>
        <w:t xml:space="preserve"> </w:t>
      </w:r>
      <w:r w:rsidR="00705368" w:rsidRPr="003A003C">
        <w:rPr>
          <w:rFonts w:eastAsia="Times New Roman"/>
          <w:b/>
          <w:bCs/>
          <w:color w:val="000000" w:themeColor="text1"/>
        </w:rPr>
        <w:t xml:space="preserve">automatic design </w:t>
      </w:r>
      <w:r w:rsidR="005D45D8" w:rsidRPr="003A003C">
        <w:rPr>
          <w:rFonts w:eastAsia="Times New Roman"/>
          <w:b/>
          <w:bCs/>
          <w:color w:val="000000" w:themeColor="text1"/>
        </w:rPr>
        <w:t>process of a house</w:t>
      </w:r>
      <w:r w:rsidR="002A0953" w:rsidRPr="003A003C">
        <w:rPr>
          <w:rFonts w:eastAsia="Times New Roman"/>
          <w:b/>
          <w:bCs/>
          <w:color w:val="000000" w:themeColor="text1"/>
        </w:rPr>
        <w:t xml:space="preserve"> floor plan</w:t>
      </w:r>
      <w:bookmarkEnd w:id="4"/>
    </w:p>
    <w:p w14:paraId="0DADA61F" w14:textId="5226BADA" w:rsidR="002A0953" w:rsidRPr="002A0953" w:rsidRDefault="002A0953" w:rsidP="006F1B43">
      <w:pPr>
        <w:shd w:val="clear" w:color="auto" w:fill="FFFFFF"/>
        <w:bidi w:val="0"/>
        <w:spacing w:before="100" w:beforeAutospacing="1" w:after="100" w:afterAutospacing="1" w:line="480" w:lineRule="atLeast"/>
        <w:rPr>
          <w:rFonts w:eastAsia="Times New Roman" w:cstheme="minorHAnsi"/>
          <w:color w:val="292929"/>
          <w:spacing w:val="-1"/>
        </w:rPr>
      </w:pPr>
      <w:r w:rsidRPr="002A0953">
        <w:rPr>
          <w:rFonts w:eastAsia="Times New Roman" w:cstheme="minorHAnsi"/>
          <w:color w:val="292929"/>
          <w:spacing w:val="-1"/>
        </w:rPr>
        <w:t>There are several steps involved in designing floorplans for a house.</w:t>
      </w:r>
      <w:r w:rsidR="00CE70CC">
        <w:rPr>
          <w:rFonts w:eastAsia="Times New Roman" w:cstheme="minorHAnsi"/>
          <w:color w:val="292929"/>
          <w:spacing w:val="-1"/>
        </w:rPr>
        <w:t xml:space="preserve"> </w:t>
      </w:r>
      <w:r w:rsidRPr="002A0953">
        <w:rPr>
          <w:rFonts w:eastAsia="Times New Roman" w:cstheme="minorHAnsi"/>
          <w:color w:val="292929"/>
          <w:spacing w:val="-1"/>
        </w:rPr>
        <w:t xml:space="preserve">Firstly, the customer consults an architect to create floor plans. The architect considers the types of rooms, </w:t>
      </w:r>
      <w:r w:rsidR="00ED4C36">
        <w:rPr>
          <w:rFonts w:eastAsia="Times New Roman" w:cstheme="minorHAnsi"/>
          <w:color w:val="292929"/>
          <w:spacing w:val="-1"/>
        </w:rPr>
        <w:t xml:space="preserve">the </w:t>
      </w:r>
      <w:r w:rsidRPr="002A0953">
        <w:rPr>
          <w:rFonts w:eastAsia="Times New Roman" w:cstheme="minorHAnsi"/>
          <w:color w:val="292929"/>
          <w:spacing w:val="-1"/>
        </w:rPr>
        <w:t>number of rooms, and of course, which rooms should be adjacent to each other. In a typical procedure, architects create ‘bubble diagrams’ using the above considerations. Then, the floor plans are generated and modified multiple times based on customer feedback.</w:t>
      </w:r>
      <w:r w:rsidR="00CE70CC">
        <w:rPr>
          <w:rFonts w:eastAsia="Times New Roman" w:cstheme="minorHAnsi"/>
          <w:color w:val="292929"/>
          <w:spacing w:val="-1"/>
        </w:rPr>
        <w:t xml:space="preserve"> </w:t>
      </w:r>
      <w:r w:rsidRPr="002A0953">
        <w:rPr>
          <w:rFonts w:eastAsia="Times New Roman" w:cstheme="minorHAnsi"/>
          <w:color w:val="292929"/>
          <w:spacing w:val="-1"/>
        </w:rPr>
        <w:t>This entire process is time consuming and expensive. Thus, a demand for automating this process is created.</w:t>
      </w:r>
    </w:p>
    <w:p w14:paraId="59CABA84" w14:textId="6CB42F19" w:rsidR="002A0953" w:rsidRPr="002A0953" w:rsidRDefault="002A0953" w:rsidP="00A73F60">
      <w:pPr>
        <w:shd w:val="clear" w:color="auto" w:fill="FFFFFF"/>
        <w:bidi w:val="0"/>
        <w:spacing w:before="100" w:beforeAutospacing="1" w:after="100" w:afterAutospacing="1" w:line="240" w:lineRule="auto"/>
        <w:jc w:val="center"/>
        <w:rPr>
          <w:rFonts w:eastAsia="Times New Roman" w:cstheme="minorHAnsi"/>
        </w:rPr>
      </w:pPr>
      <w:r w:rsidRPr="002A0953">
        <w:rPr>
          <w:rFonts w:eastAsia="Times New Roman" w:cstheme="minorHAnsi"/>
          <w:noProof/>
        </w:rPr>
        <w:lastRenderedPageBreak/>
        <w:drawing>
          <wp:inline distT="0" distB="0" distL="0" distR="0" wp14:anchorId="329F04C3" wp14:editId="57E0F8C3">
            <wp:extent cx="3116580" cy="1981200"/>
            <wp:effectExtent l="0" t="0" r="7620" b="0"/>
            <wp:docPr id="13" name="תמונה 13" descr="תמונה שמכילה עיגול, טקסט, תרשים,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עיגול, טקסט, תרשים, גופן&#10;&#10;התיאור נוצר באופן אוטומטי"/>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6580" cy="1981200"/>
                    </a:xfrm>
                    <a:prstGeom prst="rect">
                      <a:avLst/>
                    </a:prstGeom>
                    <a:noFill/>
                    <a:ln>
                      <a:noFill/>
                    </a:ln>
                  </pic:spPr>
                </pic:pic>
              </a:graphicData>
            </a:graphic>
          </wp:inline>
        </w:drawing>
      </w:r>
    </w:p>
    <w:p w14:paraId="51625030" w14:textId="77777777" w:rsidR="002A0953" w:rsidRPr="002A0953" w:rsidRDefault="002A0953" w:rsidP="00A73F60">
      <w:pPr>
        <w:shd w:val="clear" w:color="auto" w:fill="FFFFFF"/>
        <w:bidi w:val="0"/>
        <w:spacing w:before="100" w:beforeAutospacing="1" w:after="100" w:afterAutospacing="1" w:line="240" w:lineRule="auto"/>
        <w:jc w:val="center"/>
        <w:rPr>
          <w:rFonts w:eastAsia="Times New Roman" w:cstheme="minorHAnsi"/>
          <w:rtl/>
        </w:rPr>
      </w:pPr>
      <w:r w:rsidRPr="002A0953">
        <w:rPr>
          <w:rFonts w:eastAsia="Times New Roman" w:cstheme="minorHAnsi"/>
        </w:rPr>
        <w:t>An example Bubble Diagram</w:t>
      </w:r>
    </w:p>
    <w:p w14:paraId="43AB3367" w14:textId="03779B42" w:rsidR="002A0953" w:rsidRPr="003A003C" w:rsidRDefault="00DD6656" w:rsidP="003A003C">
      <w:pPr>
        <w:pStyle w:val="ab"/>
        <w:bidi w:val="0"/>
        <w:rPr>
          <w:rFonts w:eastAsia="Times New Roman"/>
          <w:b/>
          <w:bCs/>
          <w:color w:val="000000" w:themeColor="text1"/>
        </w:rPr>
      </w:pPr>
      <w:bookmarkStart w:id="5" w:name="_Toc138549745"/>
      <w:r w:rsidRPr="003A003C">
        <w:rPr>
          <w:rFonts w:eastAsia="Times New Roman"/>
          <w:b/>
          <w:bCs/>
          <w:color w:val="000000" w:themeColor="text1"/>
        </w:rPr>
        <w:t>1.2</w:t>
      </w:r>
      <w:r w:rsidR="00B952C1" w:rsidRPr="003A003C">
        <w:rPr>
          <w:rFonts w:eastAsia="Times New Roman"/>
          <w:b/>
          <w:bCs/>
          <w:color w:val="000000" w:themeColor="text1"/>
        </w:rPr>
        <w:t xml:space="preserve"> </w:t>
      </w:r>
      <w:r w:rsidR="002A0953" w:rsidRPr="003A003C">
        <w:rPr>
          <w:rFonts w:eastAsia="Times New Roman"/>
          <w:b/>
          <w:bCs/>
          <w:color w:val="000000" w:themeColor="text1"/>
        </w:rPr>
        <w:t>How can GANs be used to automate this process?</w:t>
      </w:r>
      <w:bookmarkEnd w:id="5"/>
    </w:p>
    <w:p w14:paraId="3BDA936A" w14:textId="16383180" w:rsidR="002A0953" w:rsidRPr="002A0953" w:rsidRDefault="002A0953" w:rsidP="006F1B43">
      <w:pPr>
        <w:shd w:val="clear" w:color="auto" w:fill="FFFFFF"/>
        <w:bidi w:val="0"/>
        <w:spacing w:before="100" w:beforeAutospacing="1" w:after="100" w:afterAutospacing="1" w:line="480" w:lineRule="atLeast"/>
        <w:rPr>
          <w:rFonts w:eastAsia="Times New Roman" w:cstheme="minorHAnsi"/>
          <w:color w:val="292929"/>
          <w:spacing w:val="-1"/>
        </w:rPr>
      </w:pPr>
      <w:r w:rsidRPr="002A0953">
        <w:rPr>
          <w:rFonts w:eastAsia="Times New Roman" w:cstheme="minorHAnsi"/>
          <w:color w:val="292929"/>
          <w:spacing w:val="-1"/>
        </w:rPr>
        <w:t>Generative Adversarial Networks or GANs are popular in the image processing field for producing realistic images of humans, handwriting, etc. GANs have also proven to be effective for image generation with constraints.</w:t>
      </w:r>
      <w:r w:rsidR="00CE70CC">
        <w:rPr>
          <w:rFonts w:eastAsia="Times New Roman" w:cstheme="minorHAnsi"/>
          <w:color w:val="292929"/>
          <w:spacing w:val="-1"/>
        </w:rPr>
        <w:t xml:space="preserve"> </w:t>
      </w:r>
      <w:r w:rsidRPr="002A0953">
        <w:rPr>
          <w:rFonts w:eastAsia="Times New Roman" w:cstheme="minorHAnsi"/>
          <w:color w:val="292929"/>
          <w:spacing w:val="-1"/>
        </w:rPr>
        <w:t xml:space="preserve">In this case, the bubble diagram is </w:t>
      </w:r>
      <w:r w:rsidR="00CE70CC">
        <w:rPr>
          <w:rFonts w:eastAsia="Times New Roman" w:cstheme="minorHAnsi"/>
          <w:color w:val="292929"/>
          <w:spacing w:val="-1"/>
        </w:rPr>
        <w:t>modeled</w:t>
      </w:r>
      <w:r w:rsidRPr="002A0953">
        <w:rPr>
          <w:rFonts w:eastAsia="Times New Roman" w:cstheme="minorHAnsi"/>
          <w:color w:val="292929"/>
          <w:spacing w:val="-1"/>
        </w:rPr>
        <w:t xml:space="preserve"> as a graph with constraints. The House-GAN model proposed in the paper employs a relational generator and discriminator with the graph structure containing the encoded constraints. By using convolutional </w:t>
      </w:r>
      <w:r w:rsidR="00CE70CC">
        <w:rPr>
          <w:rFonts w:eastAsia="Times New Roman" w:cstheme="minorHAnsi"/>
          <w:color w:val="292929"/>
          <w:spacing w:val="-1"/>
        </w:rPr>
        <w:t>message-passing</w:t>
      </w:r>
      <w:r w:rsidRPr="002A0953">
        <w:rPr>
          <w:rFonts w:eastAsia="Times New Roman" w:cstheme="minorHAnsi"/>
          <w:color w:val="292929"/>
          <w:spacing w:val="-1"/>
        </w:rPr>
        <w:t xml:space="preserve"> neural networks (Conv-MPN), the adjacency constraints of the rooms can be effectively captured.</w:t>
      </w:r>
    </w:p>
    <w:p w14:paraId="4B561D47" w14:textId="034E4C10" w:rsidR="002A0953" w:rsidRPr="003A003C" w:rsidRDefault="00DD6656" w:rsidP="003A003C">
      <w:pPr>
        <w:pStyle w:val="ab"/>
        <w:bidi w:val="0"/>
        <w:rPr>
          <w:rFonts w:eastAsia="Times New Roman"/>
          <w:b/>
          <w:bCs/>
          <w:color w:val="000000" w:themeColor="text1"/>
        </w:rPr>
      </w:pPr>
      <w:bookmarkStart w:id="6" w:name="_Toc138549746"/>
      <w:r w:rsidRPr="003A003C">
        <w:rPr>
          <w:rFonts w:eastAsia="Times New Roman"/>
          <w:b/>
          <w:bCs/>
          <w:color w:val="000000" w:themeColor="text1"/>
        </w:rPr>
        <w:t>1.3</w:t>
      </w:r>
      <w:r w:rsidR="001066B2" w:rsidRPr="003A003C">
        <w:rPr>
          <w:rFonts w:eastAsia="Times New Roman"/>
          <w:b/>
          <w:bCs/>
          <w:color w:val="000000" w:themeColor="text1"/>
        </w:rPr>
        <w:t xml:space="preserve"> </w:t>
      </w:r>
      <w:r w:rsidR="002A0953" w:rsidRPr="003A003C">
        <w:rPr>
          <w:rFonts w:eastAsia="Times New Roman"/>
          <w:b/>
          <w:bCs/>
          <w:color w:val="000000" w:themeColor="text1"/>
        </w:rPr>
        <w:t>The problem statement</w:t>
      </w:r>
      <w:bookmarkEnd w:id="6"/>
    </w:p>
    <w:p w14:paraId="3FB709C1" w14:textId="3FCBFAFA" w:rsidR="002A0953" w:rsidRPr="00ED4C36" w:rsidRDefault="002A0953" w:rsidP="00BD26E2">
      <w:pPr>
        <w:shd w:val="clear" w:color="auto" w:fill="FFFFFF"/>
        <w:bidi w:val="0"/>
        <w:spacing w:before="100" w:beforeAutospacing="1" w:after="100" w:afterAutospacing="1" w:line="480" w:lineRule="atLeast"/>
        <w:rPr>
          <w:rFonts w:eastAsia="Times New Roman" w:cstheme="minorHAnsi"/>
          <w:color w:val="292929"/>
          <w:spacing w:val="-1"/>
        </w:rPr>
      </w:pPr>
      <w:r w:rsidRPr="002A0953">
        <w:rPr>
          <w:rFonts w:eastAsia="Times New Roman" w:cstheme="minorHAnsi"/>
          <w:color w:val="292929"/>
          <w:spacing w:val="-1"/>
        </w:rPr>
        <w:t xml:space="preserve">The problem can be formulated as </w:t>
      </w:r>
      <w:r w:rsidR="002F7C8A">
        <w:rPr>
          <w:rFonts w:eastAsia="Times New Roman" w:cstheme="minorHAnsi"/>
          <w:color w:val="292929"/>
          <w:spacing w:val="-1"/>
        </w:rPr>
        <w:t>a development of</w:t>
      </w:r>
      <w:r w:rsidRPr="002A0953">
        <w:rPr>
          <w:rFonts w:eastAsia="Times New Roman" w:cstheme="minorHAnsi"/>
          <w:color w:val="292929"/>
          <w:spacing w:val="-1"/>
        </w:rPr>
        <w:t xml:space="preserve"> a GAN that takes an architectural constraint as a graph as input and produces a set of axis-aligned bounding boxes of rooms.</w:t>
      </w:r>
      <w:r w:rsidR="00ED4C36">
        <w:rPr>
          <w:rFonts w:eastAsia="Times New Roman" w:cstheme="minorHAnsi"/>
          <w:color w:val="292929"/>
          <w:spacing w:val="-1"/>
        </w:rPr>
        <w:t xml:space="preserve"> </w:t>
      </w:r>
      <w:r w:rsidRPr="002A0953">
        <w:rPr>
          <w:rFonts w:eastAsia="Times New Roman" w:cstheme="minorHAnsi"/>
          <w:color w:val="292929"/>
          <w:spacing w:val="-1"/>
        </w:rPr>
        <w:t>In this graph, each room is represented as a node and the type of room is embedded as node information. The spatial adjacency is represented as an edge between two nodes.</w:t>
      </w:r>
      <w:r w:rsidR="00ED4C36">
        <w:rPr>
          <w:rFonts w:eastAsia="Times New Roman" w:cstheme="minorHAnsi"/>
          <w:color w:val="292929"/>
          <w:spacing w:val="-1"/>
        </w:rPr>
        <w:t xml:space="preserve"> </w:t>
      </w:r>
      <w:r w:rsidRPr="002A0953">
        <w:rPr>
          <w:rFonts w:eastAsia="Times New Roman" w:cstheme="minorHAnsi"/>
          <w:color w:val="292929"/>
          <w:spacing w:val="-1"/>
        </w:rPr>
        <w:t xml:space="preserve">The quality of </w:t>
      </w:r>
      <w:r w:rsidR="00450ED4" w:rsidRPr="002A0953">
        <w:rPr>
          <w:rFonts w:eastAsia="Times New Roman" w:cstheme="minorHAnsi"/>
          <w:color w:val="292929"/>
          <w:spacing w:val="-1"/>
        </w:rPr>
        <w:t>output</w:t>
      </w:r>
      <w:r w:rsidR="00450ED4">
        <w:rPr>
          <w:rFonts w:eastAsia="Times New Roman" w:cstheme="minorHAnsi"/>
          <w:color w:val="292929"/>
          <w:spacing w:val="-1"/>
        </w:rPr>
        <w:t>, i.e.</w:t>
      </w:r>
      <w:r w:rsidR="00A029F5">
        <w:rPr>
          <w:rFonts w:eastAsia="Times New Roman" w:cstheme="minorHAnsi"/>
          <w:color w:val="292929"/>
          <w:spacing w:val="-1"/>
        </w:rPr>
        <w:t>,</w:t>
      </w:r>
      <w:r w:rsidRPr="002A0953">
        <w:rPr>
          <w:rFonts w:eastAsia="Times New Roman" w:cstheme="minorHAnsi"/>
          <w:color w:val="292929"/>
          <w:spacing w:val="-1"/>
        </w:rPr>
        <w:t xml:space="preserve"> generated house layouts is measured using the three metrics: realism, diversity, and compatibility with the input graph constraint.</w:t>
      </w:r>
      <w:r w:rsidR="00ED4C36">
        <w:rPr>
          <w:rFonts w:eastAsia="Times New Roman" w:cstheme="minorHAnsi"/>
          <w:color w:val="292929"/>
          <w:spacing w:val="-1"/>
        </w:rPr>
        <w:t xml:space="preserve"> </w:t>
      </w:r>
      <w:r w:rsidRPr="002A0953">
        <w:rPr>
          <w:rFonts w:eastAsia="Times New Roman" w:cstheme="minorHAnsi"/>
          <w:color w:val="292929"/>
          <w:spacing w:val="-1"/>
        </w:rPr>
        <w:t>The qualitative and quantitative evaluations are performed over 117,000 real floorplan images from the LIFULL Home dataset.</w:t>
      </w:r>
    </w:p>
    <w:p w14:paraId="18024879" w14:textId="6542DD90" w:rsidR="002A0953" w:rsidRPr="002A0953" w:rsidRDefault="002A0953" w:rsidP="00BD26E2">
      <w:pPr>
        <w:shd w:val="clear" w:color="auto" w:fill="FFFFFF"/>
        <w:bidi w:val="0"/>
        <w:spacing w:before="100" w:beforeAutospacing="1" w:after="100" w:afterAutospacing="1" w:line="450" w:lineRule="atLeast"/>
        <w:outlineLvl w:val="0"/>
        <w:rPr>
          <w:rFonts w:eastAsia="Times New Roman" w:cstheme="minorHAnsi"/>
          <w:b/>
          <w:bCs/>
          <w:color w:val="292929"/>
          <w:spacing w:val="-4"/>
          <w:kern w:val="36"/>
        </w:rPr>
      </w:pPr>
      <w:r w:rsidRPr="002A0953">
        <w:rPr>
          <w:rFonts w:cstheme="minorHAnsi"/>
          <w:noProof/>
        </w:rPr>
        <w:lastRenderedPageBreak/>
        <w:drawing>
          <wp:inline distT="0" distB="0" distL="0" distR="0" wp14:anchorId="13FC1A92" wp14:editId="797DAC2B">
            <wp:extent cx="5274310" cy="1109345"/>
            <wp:effectExtent l="0" t="0" r="254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109345"/>
                    </a:xfrm>
                    <a:prstGeom prst="rect">
                      <a:avLst/>
                    </a:prstGeom>
                    <a:noFill/>
                    <a:ln>
                      <a:noFill/>
                    </a:ln>
                  </pic:spPr>
                </pic:pic>
              </a:graphicData>
            </a:graphic>
          </wp:inline>
        </w:drawing>
      </w:r>
    </w:p>
    <w:p w14:paraId="75BC5594" w14:textId="41458030" w:rsidR="00C91ACE" w:rsidRDefault="00C91ACE" w:rsidP="00BD26E2">
      <w:pPr>
        <w:spacing w:before="100" w:beforeAutospacing="1" w:after="100" w:afterAutospacing="1"/>
        <w:rPr>
          <w:b/>
          <w:bCs/>
          <w:sz w:val="28"/>
          <w:szCs w:val="28"/>
        </w:rPr>
      </w:pPr>
      <w:r>
        <w:rPr>
          <w:b/>
          <w:bCs/>
          <w:sz w:val="28"/>
          <w:szCs w:val="28"/>
        </w:rPr>
        <w:t xml:space="preserve">      </w:t>
      </w:r>
    </w:p>
    <w:p w14:paraId="203214FF" w14:textId="41806555" w:rsidR="00C91ACE" w:rsidRPr="003A003C" w:rsidRDefault="00C91ACE" w:rsidP="003A003C">
      <w:pPr>
        <w:pStyle w:val="2"/>
        <w:bidi/>
        <w:jc w:val="right"/>
        <w:rPr>
          <w:rFonts w:asciiTheme="minorHAnsi" w:hAnsiTheme="minorHAnsi" w:cstheme="minorHAnsi"/>
          <w:sz w:val="28"/>
          <w:szCs w:val="28"/>
          <w:rtl/>
        </w:rPr>
      </w:pPr>
      <w:bookmarkStart w:id="7" w:name="_Toc138549747"/>
      <w:r w:rsidRPr="003A003C">
        <w:rPr>
          <w:rFonts w:asciiTheme="minorHAnsi" w:hAnsiTheme="minorHAnsi" w:cstheme="minorHAnsi"/>
          <w:sz w:val="28"/>
          <w:szCs w:val="28"/>
        </w:rPr>
        <w:t>2. Related Work</w:t>
      </w:r>
      <w:bookmarkEnd w:id="7"/>
      <w:r w:rsidRPr="003A003C">
        <w:rPr>
          <w:rFonts w:asciiTheme="minorHAnsi" w:hAnsiTheme="minorHAnsi" w:cstheme="minorHAnsi"/>
          <w:sz w:val="28"/>
          <w:szCs w:val="28"/>
        </w:rPr>
        <w:t xml:space="preserve">            </w:t>
      </w:r>
    </w:p>
    <w:p w14:paraId="3C5C3767" w14:textId="65B67DD9" w:rsidR="00C91ACE" w:rsidRPr="002B5C46" w:rsidRDefault="00C91ACE" w:rsidP="00BD26E2">
      <w:pPr>
        <w:spacing w:before="100" w:beforeAutospacing="1" w:after="100" w:afterAutospacing="1"/>
        <w:jc w:val="right"/>
        <w:rPr>
          <w:rFonts w:cs="Arial"/>
        </w:rPr>
      </w:pPr>
      <w:r w:rsidRPr="005A082E">
        <w:t xml:space="preserve">Layout composition has been a topic of </w:t>
      </w:r>
      <w:r>
        <w:t>active</w:t>
      </w:r>
      <w:r w:rsidRPr="005A082E">
        <w:t xml:space="preserve"> research in areas such as architectural layouts</w:t>
      </w:r>
      <w:r>
        <w:t xml:space="preserve"> </w:t>
      </w:r>
      <w:r>
        <w:rPr>
          <w:rFonts w:cs="Arial"/>
        </w:rPr>
        <w:t>[1,2,3,4]</w:t>
      </w:r>
      <w:r w:rsidRPr="005A082E">
        <w:t xml:space="preserve">, </w:t>
      </w:r>
      <w:r w:rsidR="00ED4C36">
        <w:t>game-level</w:t>
      </w:r>
      <w:r w:rsidRPr="005A082E">
        <w:t xml:space="preserve"> design</w:t>
      </w:r>
      <w:r>
        <w:t xml:space="preserve"> [5,6]</w:t>
      </w:r>
      <w:r w:rsidR="00ED4C36">
        <w:t>,</w:t>
      </w:r>
      <w:r w:rsidRPr="005A082E">
        <w:t xml:space="preserve"> and other</w:t>
      </w:r>
      <w:r>
        <w:t>s</w:t>
      </w:r>
      <w:r>
        <w:rPr>
          <w:rFonts w:cs="Arial"/>
        </w:rPr>
        <w:t xml:space="preserve">. </w:t>
      </w:r>
      <w:r>
        <w:t xml:space="preserve">Peng et al. [4] and Ma et al. [6] are examples of more traditional methods for </w:t>
      </w:r>
      <w:r w:rsidR="00ED4C36">
        <w:t>generating</w:t>
      </w:r>
      <w:r>
        <w:t xml:space="preserve"> diverse layouts. House-GAN </w:t>
      </w:r>
      <w:r w:rsidR="00E532FB">
        <w:t>uses</w:t>
      </w:r>
      <w:r w:rsidRPr="00226CB7">
        <w:t xml:space="preserve"> stronger </w:t>
      </w:r>
      <w:r>
        <w:t>data-driven techniques.</w:t>
      </w:r>
    </w:p>
    <w:p w14:paraId="38C6502C" w14:textId="70CFD229" w:rsidR="00C91ACE" w:rsidRPr="0040721F" w:rsidRDefault="00C91ACE" w:rsidP="00BD26E2">
      <w:pPr>
        <w:spacing w:before="100" w:beforeAutospacing="1" w:after="100" w:afterAutospacing="1"/>
        <w:jc w:val="right"/>
        <w:rPr>
          <w:highlight w:val="green"/>
        </w:rPr>
      </w:pPr>
      <w:r w:rsidRPr="0040721F">
        <w:t xml:space="preserve">Wuang et al. </w:t>
      </w:r>
      <w:r w:rsidRPr="007B404C">
        <w:rPr>
          <w:lang w:val="it-IT"/>
        </w:rPr>
        <w:t xml:space="preserve">[7], Ritchie et al. [8], Wu et al. [9], Jyothi et al. </w:t>
      </w:r>
      <w:r w:rsidRPr="0040721F">
        <w:t>[10]</w:t>
      </w:r>
      <w:r w:rsidR="00ED4C36">
        <w:t>,</w:t>
      </w:r>
      <w:r w:rsidRPr="0040721F">
        <w:t xml:space="preserve"> and Li et al. [11] propose data-driven methods </w:t>
      </w:r>
      <w:r w:rsidR="00DB0A08">
        <w:t xml:space="preserve">that use GAN </w:t>
      </w:r>
      <w:r w:rsidRPr="0040721F">
        <w:t>for automatic floorplan generation, which yield effective methods. But unlike the House-GAN model, they are unable to accept a graph as an input.</w:t>
      </w:r>
    </w:p>
    <w:p w14:paraId="2AFE7516" w14:textId="77777777" w:rsidR="00C91ACE" w:rsidRDefault="00C91ACE" w:rsidP="00BD26E2">
      <w:pPr>
        <w:spacing w:before="100" w:beforeAutospacing="1" w:after="100" w:afterAutospacing="1"/>
        <w:jc w:val="right"/>
      </w:pPr>
      <w:r>
        <w:t>Research has also concentrated on layout generation under graph constraints. From input graphs, Wang et al. [12], Merrel et al. [13], Jonhson et al. [14], and Ashual et al. [15] produce layouts and create realistic graphics.</w:t>
      </w:r>
      <w:r>
        <w:rPr>
          <w:rFonts w:cs="Arial"/>
          <w:rtl/>
        </w:rPr>
        <w:t xml:space="preserve"> </w:t>
      </w:r>
    </w:p>
    <w:p w14:paraId="0758D7F7" w14:textId="1DE49B74" w:rsidR="00782CC9" w:rsidRPr="00B952C1" w:rsidRDefault="00C91ACE" w:rsidP="00B952C1">
      <w:pPr>
        <w:spacing w:before="100" w:beforeAutospacing="1" w:after="100" w:afterAutospacing="1"/>
        <w:jc w:val="right"/>
      </w:pPr>
      <w:r>
        <w:t>The relational GAN used in the creation of the House-GAN model encrypts the input constraint into the graph structure of the relational generator and discriminator. The qualitative and quantitative evaluations show the House-GAN approach's efficacy.</w:t>
      </w:r>
    </w:p>
    <w:p w14:paraId="1205D760" w14:textId="68750F1D" w:rsidR="00C91ACE" w:rsidRPr="003A003C" w:rsidRDefault="00C91ACE" w:rsidP="003A003C">
      <w:pPr>
        <w:pStyle w:val="2"/>
        <w:bidi/>
        <w:jc w:val="right"/>
        <w:rPr>
          <w:rFonts w:asciiTheme="minorHAnsi" w:hAnsiTheme="minorHAnsi" w:cstheme="minorHAnsi"/>
          <w:sz w:val="28"/>
          <w:szCs w:val="28"/>
        </w:rPr>
      </w:pPr>
      <w:r w:rsidRPr="003A003C">
        <w:rPr>
          <w:rFonts w:asciiTheme="minorHAnsi" w:hAnsiTheme="minorHAnsi" w:cstheme="minorHAnsi"/>
          <w:sz w:val="28"/>
          <w:szCs w:val="28"/>
        </w:rPr>
        <w:t xml:space="preserve">  </w:t>
      </w:r>
      <w:bookmarkStart w:id="8" w:name="_Toc138549748"/>
      <w:r w:rsidRPr="003A003C">
        <w:rPr>
          <w:rFonts w:asciiTheme="minorHAnsi" w:hAnsiTheme="minorHAnsi" w:cstheme="minorHAnsi"/>
          <w:sz w:val="28"/>
          <w:szCs w:val="28"/>
        </w:rPr>
        <w:t>3. Background</w:t>
      </w:r>
      <w:bookmarkEnd w:id="8"/>
      <w:r w:rsidRPr="003A003C">
        <w:rPr>
          <w:rFonts w:asciiTheme="minorHAnsi" w:hAnsiTheme="minorHAnsi" w:cstheme="minorHAnsi"/>
          <w:sz w:val="28"/>
          <w:szCs w:val="28"/>
        </w:rPr>
        <w:t xml:space="preserve">   </w:t>
      </w:r>
    </w:p>
    <w:p w14:paraId="05243C85" w14:textId="5BEFE6B0" w:rsidR="00C91ACE" w:rsidRDefault="0007327F" w:rsidP="17B44DA1">
      <w:pPr>
        <w:spacing w:before="100" w:beforeAutospacing="1" w:after="100" w:afterAutospacing="1"/>
        <w:jc w:val="right"/>
      </w:pPr>
      <w:r>
        <w:t xml:space="preserve">Theoretical </w:t>
      </w:r>
      <w:r w:rsidR="00C91ACE">
        <w:t>and mathematical foundations for the model's implementation are discussed in this section.</w:t>
      </w:r>
    </w:p>
    <w:p w14:paraId="5A326819" w14:textId="77777777" w:rsidR="00C91ACE" w:rsidRPr="003A003C" w:rsidRDefault="00C91ACE" w:rsidP="003A003C">
      <w:pPr>
        <w:pStyle w:val="ab"/>
        <w:jc w:val="right"/>
        <w:rPr>
          <w:b/>
          <w:bCs/>
        </w:rPr>
      </w:pPr>
      <w:r>
        <w:t xml:space="preserve">   </w:t>
      </w:r>
      <w:r w:rsidRPr="003A003C">
        <w:rPr>
          <w:b/>
          <w:bCs/>
          <w:color w:val="000000" w:themeColor="text1"/>
        </w:rPr>
        <w:t xml:space="preserve"> </w:t>
      </w:r>
      <w:bookmarkStart w:id="9" w:name="_Toc138549749"/>
      <w:r w:rsidRPr="003A003C">
        <w:rPr>
          <w:b/>
          <w:bCs/>
          <w:color w:val="000000" w:themeColor="text1"/>
        </w:rPr>
        <w:t>3.1 Neural Network</w:t>
      </w:r>
      <w:bookmarkEnd w:id="9"/>
    </w:p>
    <w:p w14:paraId="5AD0603F" w14:textId="4174D095" w:rsidR="00C91ACE" w:rsidRPr="00A612BE" w:rsidRDefault="00C91ACE" w:rsidP="00B952C1">
      <w:pPr>
        <w:spacing w:before="100" w:beforeAutospacing="1" w:after="100" w:afterAutospacing="1"/>
        <w:jc w:val="right"/>
        <w:rPr>
          <w:rFonts w:cstheme="minorHAnsi"/>
        </w:rPr>
      </w:pPr>
      <w:r w:rsidRPr="00A612BE">
        <w:rPr>
          <w:rFonts w:cstheme="minorHAnsi"/>
        </w:rPr>
        <w:t xml:space="preserve">A </w:t>
      </w:r>
      <w:r w:rsidR="00782CC9">
        <w:rPr>
          <w:rFonts w:cstheme="minorHAnsi"/>
        </w:rPr>
        <w:t>N</w:t>
      </w:r>
      <w:r w:rsidRPr="00A612BE">
        <w:rPr>
          <w:rFonts w:cstheme="minorHAnsi"/>
        </w:rPr>
        <w:t xml:space="preserve">eural </w:t>
      </w:r>
      <w:r w:rsidR="00782CC9">
        <w:rPr>
          <w:rFonts w:cstheme="minorHAnsi"/>
        </w:rPr>
        <w:t>N</w:t>
      </w:r>
      <w:r w:rsidRPr="00A612BE">
        <w:rPr>
          <w:rFonts w:cstheme="minorHAnsi"/>
        </w:rPr>
        <w:t>etwork</w:t>
      </w:r>
      <w:r w:rsidR="00782CC9">
        <w:rPr>
          <w:rFonts w:cstheme="minorHAnsi"/>
        </w:rPr>
        <w:t xml:space="preserve"> (NN)</w:t>
      </w:r>
      <w:r w:rsidRPr="00A612BE">
        <w:rPr>
          <w:rFonts w:cstheme="minorHAnsi"/>
        </w:rPr>
        <w:t xml:space="preserve"> is a type of </w:t>
      </w:r>
      <w:r w:rsidR="00CE70CC">
        <w:rPr>
          <w:rFonts w:cstheme="minorHAnsi"/>
        </w:rPr>
        <w:t>machine-learning</w:t>
      </w:r>
      <w:r w:rsidRPr="00A612BE">
        <w:rPr>
          <w:rFonts w:cstheme="minorHAnsi"/>
        </w:rPr>
        <w:t xml:space="preserve"> algorithm that seeks to mimic the structure and function of the human brain. It is made up of interconnected layers of "neurons" that process and send data. The weights of the connections between neurons are changed during the training process</w:t>
      </w:r>
      <w:r>
        <w:rPr>
          <w:rFonts w:cs="Calibri"/>
        </w:rPr>
        <w:t>.</w:t>
      </w:r>
      <w:r w:rsidRPr="00A612BE">
        <w:rPr>
          <w:rFonts w:cs="Calibri"/>
          <w:rtl/>
        </w:rPr>
        <w:t xml:space="preserve"> </w:t>
      </w:r>
    </w:p>
    <w:p w14:paraId="07093093" w14:textId="528E4BF8" w:rsidR="00C91ACE" w:rsidRPr="00A612BE" w:rsidRDefault="00C91ACE" w:rsidP="00B952C1">
      <w:pPr>
        <w:spacing w:before="100" w:beforeAutospacing="1" w:after="100" w:afterAutospacing="1"/>
        <w:jc w:val="right"/>
        <w:rPr>
          <w:rFonts w:cstheme="minorHAnsi"/>
        </w:rPr>
      </w:pPr>
      <w:r>
        <w:rPr>
          <w:rFonts w:cstheme="minorHAnsi"/>
        </w:rPr>
        <w:t>NN</w:t>
      </w:r>
      <w:r w:rsidRPr="00A612BE">
        <w:rPr>
          <w:rFonts w:cstheme="minorHAnsi"/>
        </w:rPr>
        <w:t xml:space="preserve"> </w:t>
      </w:r>
      <w:r w:rsidR="00CE70CC">
        <w:rPr>
          <w:rFonts w:cstheme="minorHAnsi"/>
        </w:rPr>
        <w:t>is</w:t>
      </w:r>
      <w:r w:rsidRPr="00A612BE">
        <w:rPr>
          <w:rFonts w:cstheme="minorHAnsi"/>
        </w:rPr>
        <w:t xml:space="preserve"> especially beneficial for jobs that are difficult to complete with standard systems since they can learn and adapt to patterns in data on their own</w:t>
      </w:r>
      <w:r>
        <w:rPr>
          <w:rFonts w:cstheme="minorHAnsi"/>
        </w:rPr>
        <w:t>.</w:t>
      </w:r>
    </w:p>
    <w:p w14:paraId="06992929" w14:textId="039CA6F6" w:rsidR="00C91ACE" w:rsidRDefault="00C91ACE" w:rsidP="00B952C1">
      <w:pPr>
        <w:spacing w:before="100" w:beforeAutospacing="1" w:after="100" w:afterAutospacing="1"/>
        <w:jc w:val="right"/>
        <w:rPr>
          <w:rFonts w:cs="Calibri"/>
        </w:rPr>
      </w:pPr>
      <w:r w:rsidRPr="00A612BE">
        <w:rPr>
          <w:rFonts w:cstheme="minorHAnsi"/>
        </w:rPr>
        <w:t xml:space="preserve">To train a </w:t>
      </w:r>
      <w:r w:rsidR="00FC5033">
        <w:rPr>
          <w:rFonts w:cstheme="minorHAnsi"/>
        </w:rPr>
        <w:t>N</w:t>
      </w:r>
      <w:r w:rsidRPr="00A612BE">
        <w:rPr>
          <w:rFonts w:cstheme="minorHAnsi"/>
        </w:rPr>
        <w:t xml:space="preserve">eural </w:t>
      </w:r>
      <w:r w:rsidR="00FC5033">
        <w:rPr>
          <w:rFonts w:cstheme="minorHAnsi"/>
        </w:rPr>
        <w:t>N</w:t>
      </w:r>
      <w:r w:rsidRPr="00A612BE">
        <w:rPr>
          <w:rFonts w:cstheme="minorHAnsi"/>
        </w:rPr>
        <w:t>etwork, a large dataset of instances to learn from is required, as is a procedure for altering the weights of the connections between neurons based on the network's output</w:t>
      </w:r>
      <w:r>
        <w:rPr>
          <w:rFonts w:cs="Calibri"/>
        </w:rPr>
        <w:t>.</w:t>
      </w:r>
    </w:p>
    <w:p w14:paraId="21ED1D1A" w14:textId="77777777" w:rsidR="004B640F" w:rsidRDefault="004B640F" w:rsidP="00B952C1">
      <w:pPr>
        <w:spacing w:before="100" w:beforeAutospacing="1" w:after="100" w:afterAutospacing="1"/>
        <w:jc w:val="right"/>
        <w:rPr>
          <w:rFonts w:cs="Calibri"/>
        </w:rPr>
      </w:pPr>
    </w:p>
    <w:p w14:paraId="3CCCAE63" w14:textId="77777777" w:rsidR="00C91ACE" w:rsidRPr="003A003C" w:rsidRDefault="00C91ACE" w:rsidP="003A003C">
      <w:pPr>
        <w:pStyle w:val="ab"/>
        <w:jc w:val="right"/>
        <w:rPr>
          <w:b/>
          <w:bCs/>
        </w:rPr>
      </w:pPr>
      <w:r>
        <w:rPr>
          <w:rFonts w:cs="Calibri"/>
        </w:rPr>
        <w:lastRenderedPageBreak/>
        <w:t xml:space="preserve">        </w:t>
      </w:r>
      <w:bookmarkStart w:id="10" w:name="_Toc138549750"/>
      <w:r w:rsidRPr="003A003C">
        <w:rPr>
          <w:b/>
          <w:bCs/>
          <w:color w:val="000000" w:themeColor="text1"/>
        </w:rPr>
        <w:t>3.1.1 Backpropagation</w:t>
      </w:r>
      <w:bookmarkEnd w:id="10"/>
      <w:r w:rsidRPr="003A003C">
        <w:rPr>
          <w:b/>
          <w:bCs/>
        </w:rPr>
        <w:t xml:space="preserve"> </w:t>
      </w:r>
    </w:p>
    <w:p w14:paraId="134AD10D" w14:textId="77777777" w:rsidR="00C91ACE" w:rsidRPr="001B6145" w:rsidRDefault="00C91ACE" w:rsidP="00B952C1">
      <w:pPr>
        <w:spacing w:before="100" w:beforeAutospacing="1" w:after="100" w:afterAutospacing="1"/>
        <w:jc w:val="right"/>
        <w:rPr>
          <w:rFonts w:cstheme="minorHAnsi"/>
        </w:rPr>
      </w:pPr>
      <w:r w:rsidRPr="001B6145">
        <w:rPr>
          <w:rFonts w:cstheme="minorHAnsi"/>
        </w:rPr>
        <w:t xml:space="preserve">Backpropagation, also known as backward propagation of mistakes, is a test for errors that works backward from output nodes to input nodes. It is a useful mathematical tool for boosting prediction accuracy in data mining and machine learning. </w:t>
      </w:r>
      <w:r>
        <w:rPr>
          <w:rFonts w:cstheme="minorHAnsi"/>
        </w:rPr>
        <w:t xml:space="preserve">Neural Networks use backpropagation to compute a gradient descent </w:t>
      </w:r>
      <w:r w:rsidRPr="00590944">
        <w:rPr>
          <w:rFonts w:cstheme="minorHAnsi"/>
        </w:rPr>
        <w:t xml:space="preserve">regarding weight values for diverse inputs. The systems are tuned by modifying connection weights to narrow the disparity between desired and achieved system outputs as much as </w:t>
      </w:r>
      <w:r>
        <w:rPr>
          <w:rFonts w:cstheme="minorHAnsi"/>
        </w:rPr>
        <w:t>possibl</w:t>
      </w:r>
      <w:r w:rsidRPr="00590944">
        <w:rPr>
          <w:rFonts w:cstheme="minorHAnsi"/>
        </w:rPr>
        <w:t>e</w:t>
      </w:r>
      <w:r>
        <w:rPr>
          <w:rFonts w:cs="Calibri"/>
        </w:rPr>
        <w:t>.</w:t>
      </w:r>
    </w:p>
    <w:p w14:paraId="3842A555" w14:textId="77777777" w:rsidR="00C91ACE" w:rsidRPr="003A003C" w:rsidRDefault="00C91ACE" w:rsidP="003A003C">
      <w:pPr>
        <w:pStyle w:val="ab"/>
        <w:jc w:val="right"/>
        <w:rPr>
          <w:b/>
          <w:bCs/>
          <w:color w:val="000000" w:themeColor="text1"/>
        </w:rPr>
      </w:pPr>
      <w:r w:rsidRPr="003A003C">
        <w:rPr>
          <w:rFonts w:cs="Calibri"/>
          <w:b/>
          <w:bCs/>
          <w:color w:val="000000" w:themeColor="text1"/>
        </w:rPr>
        <w:t xml:space="preserve">        </w:t>
      </w:r>
      <w:bookmarkStart w:id="11" w:name="_Toc138549751"/>
      <w:r w:rsidRPr="003A003C">
        <w:rPr>
          <w:b/>
          <w:bCs/>
          <w:color w:val="000000" w:themeColor="text1"/>
        </w:rPr>
        <w:t>3.1.2 Loss function</w:t>
      </w:r>
      <w:bookmarkEnd w:id="11"/>
      <w:r w:rsidRPr="003A003C">
        <w:rPr>
          <w:b/>
          <w:bCs/>
          <w:color w:val="000000" w:themeColor="text1"/>
        </w:rPr>
        <w:t xml:space="preserve"> </w:t>
      </w:r>
    </w:p>
    <w:p w14:paraId="6FCD7DE6" w14:textId="4F59554D" w:rsidR="00C91ACE" w:rsidRPr="003F6F90" w:rsidRDefault="00C91ACE" w:rsidP="00B952C1">
      <w:pPr>
        <w:spacing w:before="100" w:beforeAutospacing="1" w:after="100" w:afterAutospacing="1"/>
        <w:jc w:val="right"/>
        <w:rPr>
          <w:rFonts w:cstheme="minorHAnsi"/>
        </w:rPr>
      </w:pPr>
      <w:r w:rsidRPr="003F6F90">
        <w:rPr>
          <w:rFonts w:cstheme="minorHAnsi"/>
        </w:rPr>
        <w:t>The loss function computes the difference between the</w:t>
      </w:r>
      <w:r>
        <w:rPr>
          <w:rFonts w:cstheme="minorHAnsi"/>
        </w:rPr>
        <w:t xml:space="preserve"> NN</w:t>
      </w:r>
      <w:r w:rsidRPr="003F6F90">
        <w:rPr>
          <w:rFonts w:cstheme="minorHAnsi"/>
        </w:rPr>
        <w:t xml:space="preserve"> algorithm's current output and the expected output. </w:t>
      </w:r>
      <w:r w:rsidR="00E71DC2">
        <w:rPr>
          <w:rFonts w:cstheme="minorHAnsi"/>
        </w:rPr>
        <w:t>It used</w:t>
      </w:r>
      <w:r w:rsidRPr="003F6F90">
        <w:rPr>
          <w:rFonts w:cstheme="minorHAnsi"/>
        </w:rPr>
        <w:t xml:space="preserve"> for assessing how well </w:t>
      </w:r>
      <w:r>
        <w:rPr>
          <w:rFonts w:cstheme="minorHAnsi"/>
        </w:rPr>
        <w:t>the</w:t>
      </w:r>
      <w:r w:rsidRPr="003F6F90">
        <w:rPr>
          <w:rFonts w:cstheme="minorHAnsi"/>
        </w:rPr>
        <w:t xml:space="preserve"> algorithm models the data</w:t>
      </w:r>
      <w:r w:rsidR="00352B60">
        <w:rPr>
          <w:rFonts w:cstheme="minorHAnsi"/>
        </w:rPr>
        <w:t>.</w:t>
      </w:r>
    </w:p>
    <w:p w14:paraId="3963E075" w14:textId="0CDAC57F" w:rsidR="00C91ACE" w:rsidRPr="003A003C" w:rsidRDefault="00C91ACE" w:rsidP="003A003C">
      <w:pPr>
        <w:pStyle w:val="ab"/>
        <w:jc w:val="right"/>
        <w:rPr>
          <w:b/>
          <w:bCs/>
          <w:color w:val="000000" w:themeColor="text1"/>
        </w:rPr>
      </w:pPr>
      <w:r w:rsidRPr="003A003C">
        <w:rPr>
          <w:b/>
          <w:bCs/>
          <w:color w:val="000000" w:themeColor="text1"/>
        </w:rPr>
        <w:t xml:space="preserve">      </w:t>
      </w:r>
      <w:bookmarkStart w:id="12" w:name="_Toc138549752"/>
      <w:ins w:id="13" w:author="Dvora Toledano-kitai" w:date="2024-05-02T07:43:00Z">
        <w:r w:rsidR="00E62885">
          <w:rPr>
            <w:b/>
            <w:bCs/>
            <w:color w:val="000000" w:themeColor="text1"/>
          </w:rPr>
          <w:t xml:space="preserve">  </w:t>
        </w:r>
      </w:ins>
      <w:r w:rsidRPr="003A003C">
        <w:rPr>
          <w:b/>
          <w:bCs/>
          <w:color w:val="000000" w:themeColor="text1"/>
        </w:rPr>
        <w:t>3.1.2.1 WGAN loss function</w:t>
      </w:r>
      <w:bookmarkEnd w:id="12"/>
    </w:p>
    <w:p w14:paraId="47A6C4BE" w14:textId="77777777" w:rsidR="00C91ACE" w:rsidRDefault="00C91ACE" w:rsidP="00B952C1">
      <w:pPr>
        <w:spacing w:before="100" w:beforeAutospacing="1" w:after="100" w:afterAutospacing="1"/>
        <w:jc w:val="right"/>
        <w:rPr>
          <w:rFonts w:cstheme="minorHAnsi"/>
        </w:rPr>
      </w:pPr>
      <w:r w:rsidRPr="00B729C1">
        <w:rPr>
          <w:rFonts w:cstheme="minorHAnsi"/>
        </w:rPr>
        <w:t>A loss function based on the Wasserstein distance concept, which estimates the distance between probability distributions. It quantifies the difference between the real and produced data distributions in the context of GANs.</w:t>
      </w:r>
    </w:p>
    <w:p w14:paraId="63D67780" w14:textId="3248DE7E" w:rsidR="00C91ACE" w:rsidRPr="003A003C" w:rsidRDefault="00C91ACE" w:rsidP="003A003C">
      <w:pPr>
        <w:pStyle w:val="ab"/>
        <w:jc w:val="right"/>
        <w:rPr>
          <w:b/>
          <w:bCs/>
          <w:color w:val="000000" w:themeColor="text1"/>
        </w:rPr>
      </w:pPr>
      <w:r w:rsidRPr="003A003C">
        <w:rPr>
          <w:b/>
          <w:bCs/>
          <w:color w:val="000000" w:themeColor="text1"/>
        </w:rPr>
        <w:t xml:space="preserve">       </w:t>
      </w:r>
      <w:bookmarkStart w:id="14" w:name="_Toc138549753"/>
      <w:ins w:id="15" w:author="Dvora Toledano-kitai" w:date="2024-05-02T07:43:00Z">
        <w:r w:rsidR="00E62885">
          <w:rPr>
            <w:b/>
            <w:bCs/>
            <w:color w:val="000000" w:themeColor="text1"/>
          </w:rPr>
          <w:t xml:space="preserve">  </w:t>
        </w:r>
      </w:ins>
      <w:r w:rsidRPr="003A003C">
        <w:rPr>
          <w:b/>
          <w:bCs/>
          <w:color w:val="000000" w:themeColor="text1"/>
        </w:rPr>
        <w:t>3.1.2.1.2 Wasserstein distance</w:t>
      </w:r>
      <w:bookmarkEnd w:id="14"/>
    </w:p>
    <w:p w14:paraId="35B35878" w14:textId="77777777" w:rsidR="00C91ACE" w:rsidRDefault="00C91ACE" w:rsidP="00B952C1">
      <w:pPr>
        <w:spacing w:before="100" w:beforeAutospacing="1" w:after="100" w:afterAutospacing="1"/>
        <w:jc w:val="right"/>
      </w:pPr>
      <w:r>
        <w:t xml:space="preserve">Wasserstein distance is a mathematical measure of the dissimilarity between two probability distributions. It is also known as Earth-Mover (EM) distance or Kantorovich-Rubinstein norm. It quantifies the bare minimum of "work" or "effort" required to convert one distribution to another. </w:t>
      </w:r>
    </w:p>
    <w:p w14:paraId="149D7A94" w14:textId="21A6FADC" w:rsidR="00677397" w:rsidRPr="00F330AA" w:rsidRDefault="00F048C2" w:rsidP="00B952C1">
      <w:pPr>
        <w:spacing w:before="100" w:beforeAutospacing="1" w:after="100" w:afterAutospacing="1"/>
        <w:jc w:val="right"/>
      </w:pPr>
      <w:ins w:id="16" w:author="Dvora Toledano-kitai" w:date="2024-05-02T07:53:00Z">
        <w:r w:rsidRPr="00C66B16">
          <w:rPr>
            <w:position w:val="-58"/>
          </w:rPr>
          <w:object w:dxaOrig="4020" w:dyaOrig="1040" w14:anchorId="7AEA99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2pt;height:89.4pt" o:ole="">
              <v:imagedata r:id="rId12" o:title=""/>
            </v:shape>
            <o:OLEObject Type="Embed" ProgID="Equation.DSMT4" ShapeID="_x0000_i1025" DrawAspect="Content" ObjectID="_1776625159" r:id="rId13"/>
          </w:object>
        </w:r>
      </w:ins>
    </w:p>
    <w:p w14:paraId="42C54C59" w14:textId="77777777" w:rsidR="00C91ACE" w:rsidRPr="00261545" w:rsidRDefault="00C91ACE" w:rsidP="00B952C1">
      <w:pPr>
        <w:spacing w:before="100" w:beforeAutospacing="1" w:after="100" w:afterAutospacing="1"/>
        <w:jc w:val="center"/>
      </w:pPr>
      <w:r>
        <w:rPr>
          <w:rFonts w:cs="Calibri"/>
          <w:noProof/>
          <w:rtl/>
          <w:lang w:val="he-IL"/>
        </w:rPr>
        <mc:AlternateContent>
          <mc:Choice Requires="wps">
            <w:drawing>
              <wp:anchor distT="0" distB="0" distL="114300" distR="114300" simplePos="0" relativeHeight="251654656" behindDoc="0" locked="0" layoutInCell="1" allowOverlap="1" wp14:anchorId="683D648E" wp14:editId="7B00D099">
                <wp:simplePos x="0" y="0"/>
                <wp:positionH relativeFrom="column">
                  <wp:posOffset>572135</wp:posOffset>
                </wp:positionH>
                <wp:positionV relativeFrom="paragraph">
                  <wp:posOffset>10160</wp:posOffset>
                </wp:positionV>
                <wp:extent cx="2899144" cy="257175"/>
                <wp:effectExtent l="0" t="0" r="15875" b="28575"/>
                <wp:wrapNone/>
                <wp:docPr id="22" name="Rectangle 22"/>
                <wp:cNvGraphicFramePr/>
                <a:graphic xmlns:a="http://schemas.openxmlformats.org/drawingml/2006/main">
                  <a:graphicData uri="http://schemas.microsoft.com/office/word/2010/wordprocessingShape">
                    <wps:wsp>
                      <wps:cNvSpPr/>
                      <wps:spPr>
                        <a:xfrm>
                          <a:off x="0" y="0"/>
                          <a:ext cx="2899144" cy="257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3F4F49" w14:textId="77777777" w:rsidR="00C91ACE" w:rsidRDefault="00C91ACE" w:rsidP="00C91ACE">
                            <w:pPr>
                              <w:jc w:val="right"/>
                            </w:pPr>
                            <w:r>
                              <w:t>Fig.1: Wasserstein distance calculation.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3D648E" id="Rectangle 22" o:spid="_x0000_s1026" style="position:absolute;left:0;text-align:left;margin-left:45.05pt;margin-top:.8pt;width:228.3pt;height:20.2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" fillcolor="white [3201]" strokecolor="#70ad47 [3209]" strokeweight="1pt">
                <v:textbox>
                  <w:txbxContent>
                    <w:p w14:paraId="123F4F49" w14:textId="77777777" w:rsidR="00C91ACE" w:rsidRDefault="00C91ACE" w:rsidP="00C91ACE">
                      <w:pPr>
                        <w:jc w:val="right"/>
                      </w:pPr>
                      <w:r>
                        <w:t>Fig.1: Wasserstein distance calculation.</w:t>
                      </w:r>
                    </w:p>
                  </w:txbxContent>
                </v:textbox>
              </v:rect>
            </w:pict>
          </mc:Fallback>
        </mc:AlternateContent>
      </w:r>
      <w:r>
        <w:rPr>
          <w:rFonts w:cs="Arial"/>
        </w:rPr>
        <w:br/>
      </w:r>
    </w:p>
    <w:p w14:paraId="40775462" w14:textId="77777777" w:rsidR="004B640F" w:rsidRDefault="00C91ACE" w:rsidP="003A003C">
      <w:pPr>
        <w:pStyle w:val="ab"/>
        <w:jc w:val="right"/>
        <w:rPr>
          <w:rFonts w:cs="Calibri"/>
          <w:b/>
          <w:bCs/>
          <w:color w:val="000000" w:themeColor="text1"/>
        </w:rPr>
      </w:pPr>
      <w:r w:rsidRPr="003A003C">
        <w:rPr>
          <w:b/>
          <w:bCs/>
          <w:color w:val="000000" w:themeColor="text1"/>
        </w:rPr>
        <w:t xml:space="preserve">       </w:t>
      </w:r>
      <w:r w:rsidRPr="003A003C">
        <w:rPr>
          <w:rFonts w:cs="Calibri"/>
          <w:b/>
          <w:bCs/>
          <w:color w:val="000000" w:themeColor="text1"/>
        </w:rPr>
        <w:t xml:space="preserve"> </w:t>
      </w:r>
    </w:p>
    <w:p w14:paraId="6B970BD3" w14:textId="77777777" w:rsidR="004B640F" w:rsidRDefault="004B640F" w:rsidP="003A003C">
      <w:pPr>
        <w:pStyle w:val="ab"/>
        <w:jc w:val="right"/>
        <w:rPr>
          <w:rFonts w:cs="Calibri"/>
          <w:b/>
          <w:bCs/>
          <w:color w:val="000000" w:themeColor="text1"/>
        </w:rPr>
      </w:pPr>
    </w:p>
    <w:p w14:paraId="04D8359C" w14:textId="77777777" w:rsidR="004B640F" w:rsidRDefault="004B640F" w:rsidP="003A003C">
      <w:pPr>
        <w:pStyle w:val="ab"/>
        <w:jc w:val="right"/>
        <w:rPr>
          <w:rFonts w:cs="Calibri"/>
          <w:b/>
          <w:bCs/>
          <w:color w:val="000000" w:themeColor="text1"/>
        </w:rPr>
      </w:pPr>
    </w:p>
    <w:p w14:paraId="018BF7A9" w14:textId="77777777" w:rsidR="00A73F60" w:rsidRDefault="00A73F60" w:rsidP="00A73F60"/>
    <w:p w14:paraId="72E01125" w14:textId="77777777" w:rsidR="00A73F60" w:rsidRDefault="00A73F60" w:rsidP="00A73F60"/>
    <w:p w14:paraId="00239680" w14:textId="77777777" w:rsidR="00A73F60" w:rsidRPr="00A73F60" w:rsidRDefault="00A73F60" w:rsidP="00A73F60"/>
    <w:p w14:paraId="4C166CCF" w14:textId="77777777" w:rsidR="004B640F" w:rsidRDefault="004B640F" w:rsidP="003A003C">
      <w:pPr>
        <w:pStyle w:val="ab"/>
        <w:jc w:val="right"/>
        <w:rPr>
          <w:rFonts w:cs="Calibri"/>
          <w:b/>
          <w:bCs/>
          <w:color w:val="000000" w:themeColor="text1"/>
        </w:rPr>
      </w:pPr>
    </w:p>
    <w:p w14:paraId="235387C9" w14:textId="758D62DB" w:rsidR="00C91ACE" w:rsidRPr="003A003C" w:rsidRDefault="00C91ACE" w:rsidP="003A003C">
      <w:pPr>
        <w:pStyle w:val="ab"/>
        <w:jc w:val="right"/>
        <w:rPr>
          <w:b/>
          <w:bCs/>
          <w:color w:val="000000" w:themeColor="text1"/>
        </w:rPr>
      </w:pPr>
      <w:r w:rsidRPr="003A003C">
        <w:rPr>
          <w:rFonts w:cs="Calibri"/>
          <w:b/>
          <w:bCs/>
          <w:color w:val="000000" w:themeColor="text1"/>
        </w:rPr>
        <w:lastRenderedPageBreak/>
        <w:t xml:space="preserve"> </w:t>
      </w:r>
      <w:bookmarkStart w:id="17" w:name="_Toc138549754"/>
      <w:r w:rsidRPr="003A003C">
        <w:rPr>
          <w:b/>
          <w:bCs/>
          <w:color w:val="000000" w:themeColor="text1"/>
        </w:rPr>
        <w:t>3.1.3 Relational Neural Network</w:t>
      </w:r>
      <w:bookmarkEnd w:id="17"/>
    </w:p>
    <w:p w14:paraId="568CE42A" w14:textId="537E0D03" w:rsidR="00C91ACE" w:rsidRPr="00F80AA5" w:rsidRDefault="00C91ACE" w:rsidP="00B952C1">
      <w:pPr>
        <w:spacing w:before="100" w:beforeAutospacing="1" w:after="100" w:afterAutospacing="1"/>
        <w:jc w:val="right"/>
      </w:pPr>
      <w:r w:rsidRPr="00F80AA5">
        <w:t xml:space="preserve">A </w:t>
      </w:r>
      <w:r w:rsidR="003103DF">
        <w:t>R</w:t>
      </w:r>
      <w:r w:rsidRPr="00F80AA5">
        <w:t xml:space="preserve">elation </w:t>
      </w:r>
      <w:r w:rsidR="003103DF">
        <w:t>N</w:t>
      </w:r>
      <w:r w:rsidRPr="00F80AA5">
        <w:t>etwork (RN) is a component of an artificial neural network with a structure that can reason about relationships between objects. Spatial relations (above, below, left, right, in front of, behind) are one type of such relation</w:t>
      </w:r>
      <w:r>
        <w:rPr>
          <w:rFonts w:cs="Arial"/>
        </w:rPr>
        <w:t>.</w:t>
      </w:r>
    </w:p>
    <w:p w14:paraId="7619F74C" w14:textId="77777777" w:rsidR="00C91ACE" w:rsidRPr="00F80AA5" w:rsidRDefault="00C91ACE" w:rsidP="00B952C1">
      <w:pPr>
        <w:spacing w:before="100" w:beforeAutospacing="1" w:after="100" w:afterAutospacing="1"/>
        <w:jc w:val="right"/>
      </w:pPr>
      <w:r w:rsidRPr="00F80AA5">
        <w:t xml:space="preserve">RNs can infer relationships, are data efficient, and can operate on a set of items regardless of their order. </w:t>
      </w:r>
    </w:p>
    <w:p w14:paraId="5D3108DB" w14:textId="77777777" w:rsidR="00C91ACE" w:rsidRDefault="00C91ACE" w:rsidP="00B952C1">
      <w:pPr>
        <w:spacing w:before="100" w:beforeAutospacing="1" w:after="100" w:afterAutospacing="1"/>
        <w:jc w:val="right"/>
        <w:rPr>
          <w:b/>
          <w:bCs/>
        </w:rPr>
      </w:pPr>
    </w:p>
    <w:p w14:paraId="3D2DA947" w14:textId="77777777" w:rsidR="00C91ACE" w:rsidRPr="003A003C" w:rsidRDefault="00C91ACE" w:rsidP="003A003C">
      <w:pPr>
        <w:pStyle w:val="ab"/>
        <w:jc w:val="right"/>
        <w:rPr>
          <w:b/>
          <w:bCs/>
          <w:rtl/>
        </w:rPr>
      </w:pPr>
      <w:r>
        <w:t xml:space="preserve">    </w:t>
      </w:r>
      <w:bookmarkStart w:id="18" w:name="_Toc138549755"/>
      <w:r w:rsidRPr="003A003C">
        <w:rPr>
          <w:b/>
          <w:bCs/>
          <w:color w:val="000000" w:themeColor="text1"/>
        </w:rPr>
        <w:t>3.2 GAN</w:t>
      </w:r>
      <w:bookmarkEnd w:id="18"/>
    </w:p>
    <w:p w14:paraId="1BC3DBF7" w14:textId="649A6B1D" w:rsidR="00C91ACE" w:rsidRPr="00056231" w:rsidRDefault="00C91ACE" w:rsidP="00B952C1">
      <w:pPr>
        <w:spacing w:before="100" w:beforeAutospacing="1" w:after="100" w:afterAutospacing="1"/>
        <w:jc w:val="right"/>
        <w:rPr>
          <w:rFonts w:cstheme="minorHAnsi"/>
        </w:rPr>
      </w:pPr>
      <w:r w:rsidRPr="00056231">
        <w:rPr>
          <w:rFonts w:cstheme="minorHAnsi"/>
        </w:rPr>
        <w:t>G</w:t>
      </w:r>
      <w:r>
        <w:rPr>
          <w:rFonts w:cstheme="minorHAnsi"/>
        </w:rPr>
        <w:t>enerative Adversarial Network</w:t>
      </w:r>
      <w:r w:rsidRPr="00056231">
        <w:rPr>
          <w:rFonts w:cstheme="minorHAnsi"/>
        </w:rPr>
        <w:t xml:space="preserve">s are generative models, </w:t>
      </w:r>
      <w:r w:rsidR="00A9009A">
        <w:rPr>
          <w:rFonts w:cstheme="minorHAnsi"/>
        </w:rPr>
        <w:t>that</w:t>
      </w:r>
      <w:r w:rsidRPr="00056231">
        <w:rPr>
          <w:rFonts w:cstheme="minorHAnsi"/>
        </w:rPr>
        <w:t xml:space="preserve"> generate new data instances that are </w:t>
      </w:r>
      <w:r>
        <w:rPr>
          <w:rFonts w:cstheme="minorHAnsi"/>
        </w:rPr>
        <w:t>resemble the training data.</w:t>
      </w:r>
    </w:p>
    <w:p w14:paraId="43DA5E09" w14:textId="437843C2" w:rsidR="00C91ACE" w:rsidRPr="00056231" w:rsidRDefault="00C91ACE" w:rsidP="00B952C1">
      <w:pPr>
        <w:spacing w:before="100" w:beforeAutospacing="1" w:after="100" w:afterAutospacing="1"/>
        <w:jc w:val="right"/>
        <w:rPr>
          <w:rFonts w:cstheme="minorHAnsi"/>
        </w:rPr>
      </w:pPr>
      <w:r w:rsidRPr="00056231">
        <w:rPr>
          <w:rFonts w:cstheme="minorHAnsi"/>
        </w:rPr>
        <w:t>GANs accomplish this level of realism by combining a</w:t>
      </w:r>
      <w:r w:rsidR="00D92DCD">
        <w:rPr>
          <w:rFonts w:cstheme="minorHAnsi"/>
        </w:rPr>
        <w:t xml:space="preserve"> learning </w:t>
      </w:r>
      <w:r w:rsidRPr="00056231">
        <w:rPr>
          <w:rFonts w:cstheme="minorHAnsi"/>
        </w:rPr>
        <w:t xml:space="preserve"> generator to produce the goal output with a </w:t>
      </w:r>
      <w:r w:rsidR="00BC0362">
        <w:rPr>
          <w:rFonts w:cstheme="minorHAnsi"/>
        </w:rPr>
        <w:t xml:space="preserve">learning </w:t>
      </w:r>
      <w:r w:rsidRPr="00056231">
        <w:rPr>
          <w:rFonts w:cstheme="minorHAnsi"/>
        </w:rPr>
        <w:t>discriminator to differentiate true data from the generator's output. The generator attempts to mislead the discriminator, while the discriminator attempts to avoid being tricked</w:t>
      </w:r>
      <w:r>
        <w:rPr>
          <w:rFonts w:cs="Calibri"/>
        </w:rPr>
        <w:t>.</w:t>
      </w:r>
    </w:p>
    <w:p w14:paraId="2B5647CD" w14:textId="4B5FEC71" w:rsidR="00C91ACE" w:rsidRDefault="00C91ACE" w:rsidP="00B952C1">
      <w:pPr>
        <w:spacing w:before="100" w:beforeAutospacing="1" w:after="100" w:afterAutospacing="1"/>
        <w:jc w:val="right"/>
        <w:rPr>
          <w:rFonts w:cstheme="minorHAnsi"/>
        </w:rPr>
      </w:pPr>
      <w:r w:rsidRPr="00056231">
        <w:rPr>
          <w:rFonts w:cstheme="minorHAnsi"/>
        </w:rPr>
        <w:t xml:space="preserve">Neural </w:t>
      </w:r>
      <w:r w:rsidR="00BC0362">
        <w:rPr>
          <w:rFonts w:cstheme="minorHAnsi"/>
        </w:rPr>
        <w:t>N</w:t>
      </w:r>
      <w:r w:rsidRPr="00056231">
        <w:rPr>
          <w:rFonts w:cstheme="minorHAnsi"/>
        </w:rPr>
        <w:t>etworks are used in the generator and the discriminato</w:t>
      </w:r>
      <w:r w:rsidR="00E10797">
        <w:rPr>
          <w:rFonts w:cstheme="minorHAnsi"/>
        </w:rPr>
        <w:t>r</w:t>
      </w:r>
      <w:r w:rsidR="00BC0362">
        <w:rPr>
          <w:rFonts w:cstheme="minorHAnsi"/>
        </w:rPr>
        <w:t xml:space="preserve"> as well</w:t>
      </w:r>
      <w:r>
        <w:rPr>
          <w:rFonts w:cstheme="minorHAnsi"/>
        </w:rPr>
        <w:t>.</w:t>
      </w:r>
    </w:p>
    <w:p w14:paraId="280D56B8" w14:textId="77777777" w:rsidR="00C91ACE" w:rsidRPr="009A4C9E" w:rsidRDefault="00C91ACE" w:rsidP="00B952C1">
      <w:pPr>
        <w:spacing w:before="100" w:beforeAutospacing="1" w:after="100" w:afterAutospacing="1"/>
        <w:jc w:val="right"/>
        <w:rPr>
          <w:rFonts w:cstheme="minorHAnsi"/>
        </w:rPr>
      </w:pPr>
      <w:r w:rsidRPr="009A4C9E">
        <w:rPr>
          <w:rFonts w:cstheme="minorHAnsi"/>
        </w:rPr>
        <w:t>The generator improves its ability to generate plausible data. The instances that are generated serve as negative training examples for the discriminator</w:t>
      </w:r>
      <w:r>
        <w:rPr>
          <w:rFonts w:cs="Calibri"/>
        </w:rPr>
        <w:t>.</w:t>
      </w:r>
    </w:p>
    <w:p w14:paraId="22C4A31E" w14:textId="77777777" w:rsidR="00C91ACE" w:rsidRPr="009A4C9E" w:rsidRDefault="00C91ACE" w:rsidP="00B952C1">
      <w:pPr>
        <w:spacing w:before="100" w:beforeAutospacing="1" w:after="100" w:afterAutospacing="1"/>
        <w:jc w:val="right"/>
        <w:rPr>
          <w:rFonts w:cstheme="minorHAnsi"/>
        </w:rPr>
      </w:pPr>
      <w:r w:rsidRPr="009A4C9E">
        <w:rPr>
          <w:rFonts w:cstheme="minorHAnsi"/>
        </w:rPr>
        <w:t>The discriminator learns to discriminate between actual and bogus data generated by the generator. The generator is penalized by the discriminator for creating improbable results</w:t>
      </w:r>
      <w:r>
        <w:rPr>
          <w:rFonts w:cstheme="minorHAnsi"/>
        </w:rPr>
        <w:t>.</w:t>
      </w:r>
    </w:p>
    <w:p w14:paraId="6CB27A4E" w14:textId="77777777" w:rsidR="00C91ACE" w:rsidRDefault="00C91ACE" w:rsidP="00B952C1">
      <w:pPr>
        <w:spacing w:before="100" w:beforeAutospacing="1" w:after="100" w:afterAutospacing="1"/>
        <w:jc w:val="right"/>
        <w:rPr>
          <w:rFonts w:cs="Calibri"/>
        </w:rPr>
      </w:pPr>
      <w:r w:rsidRPr="009A4C9E">
        <w:rPr>
          <w:rFonts w:cstheme="minorHAnsi"/>
        </w:rPr>
        <w:t>When training begins, the generator generates blatantly bogus data, and the discriminator soon learns to recognize it</w:t>
      </w:r>
      <w:r>
        <w:rPr>
          <w:rFonts w:cs="Calibri"/>
        </w:rPr>
        <w:t>.</w:t>
      </w:r>
    </w:p>
    <w:p w14:paraId="160AFC52" w14:textId="77777777" w:rsidR="00C91ACE" w:rsidRDefault="00C91ACE" w:rsidP="00B952C1">
      <w:pPr>
        <w:spacing w:before="100" w:beforeAutospacing="1" w:after="100" w:afterAutospacing="1"/>
        <w:jc w:val="right"/>
        <w:rPr>
          <w:rFonts w:cstheme="minorHAnsi"/>
        </w:rPr>
      </w:pPr>
      <w:r w:rsidRPr="007E0F96">
        <w:rPr>
          <w:rFonts w:cstheme="minorHAnsi"/>
        </w:rPr>
        <w:t xml:space="preserve">Finally, if generator training is successful, the discriminator becomes worse at distinguishing between real and false. It begins to misclassify bogus data as real, and its accuracy </w:t>
      </w:r>
      <w:r>
        <w:rPr>
          <w:rFonts w:cstheme="minorHAnsi"/>
        </w:rPr>
        <w:t>decreases</w:t>
      </w:r>
      <w:r w:rsidRPr="007E0F96">
        <w:rPr>
          <w:rFonts w:cstheme="minorHAnsi"/>
        </w:rPr>
        <w:t xml:space="preserve"> as a result</w:t>
      </w:r>
      <w:r>
        <w:rPr>
          <w:rFonts w:cstheme="minorHAnsi"/>
        </w:rPr>
        <w:t>.</w:t>
      </w:r>
    </w:p>
    <w:p w14:paraId="3E7EA48A" w14:textId="77777777" w:rsidR="00C91ACE" w:rsidRPr="009A4C9E" w:rsidRDefault="00C91ACE" w:rsidP="008B2167">
      <w:pPr>
        <w:spacing w:before="100" w:beforeAutospacing="1" w:after="100" w:afterAutospacing="1"/>
        <w:jc w:val="center"/>
        <w:rPr>
          <w:rFonts w:cstheme="minorHAnsi"/>
        </w:rPr>
      </w:pPr>
      <w:r>
        <w:rPr>
          <w:rFonts w:cs="Calibri"/>
          <w:noProof/>
          <w:rtl/>
          <w:lang w:val="he-IL"/>
        </w:rPr>
        <mc:AlternateContent>
          <mc:Choice Requires="wps">
            <w:drawing>
              <wp:anchor distT="0" distB="0" distL="114300" distR="114300" simplePos="0" relativeHeight="251645440" behindDoc="0" locked="0" layoutInCell="1" allowOverlap="1" wp14:anchorId="521F7DDA" wp14:editId="22A15DA5">
                <wp:simplePos x="0" y="0"/>
                <wp:positionH relativeFrom="column">
                  <wp:posOffset>1038225</wp:posOffset>
                </wp:positionH>
                <wp:positionV relativeFrom="paragraph">
                  <wp:posOffset>2194560</wp:posOffset>
                </wp:positionV>
                <wp:extent cx="1470991" cy="257175"/>
                <wp:effectExtent l="0" t="0" r="15240" b="28575"/>
                <wp:wrapNone/>
                <wp:docPr id="17" name="Rectangle 3"/>
                <wp:cNvGraphicFramePr/>
                <a:graphic xmlns:a="http://schemas.openxmlformats.org/drawingml/2006/main">
                  <a:graphicData uri="http://schemas.microsoft.com/office/word/2010/wordprocessingShape">
                    <wps:wsp>
                      <wps:cNvSpPr/>
                      <wps:spPr>
                        <a:xfrm>
                          <a:off x="0" y="0"/>
                          <a:ext cx="1470991" cy="257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1A19C3" w14:textId="77777777" w:rsidR="00C91ACE" w:rsidRDefault="00C91ACE" w:rsidP="00080EB3">
                            <w:pPr>
                              <w:jc w:val="center"/>
                            </w:pPr>
                            <w:r>
                              <w:t>Fig.2: GAN structure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1F7DDA" id="Rectangle 3" o:spid="_x0000_s1027" style="position:absolute;left:0;text-align:left;margin-left:81.75pt;margin-top:172.8pt;width:115.85pt;height:20.25pt;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" fillcolor="white [3201]" strokecolor="#70ad47 [3209]" strokeweight="1pt">
                <v:textbox>
                  <w:txbxContent>
                    <w:p w14:paraId="781A19C3" w14:textId="77777777" w:rsidR="00C91ACE" w:rsidRDefault="00C91ACE" w:rsidP="00080EB3">
                      <w:pPr>
                        <w:jc w:val="center"/>
                      </w:pPr>
                      <w:r>
                        <w:t>Fig.2: GAN structure</w:t>
                      </w:r>
                    </w:p>
                  </w:txbxContent>
                </v:textbox>
              </v:rect>
            </w:pict>
          </mc:Fallback>
        </mc:AlternateContent>
      </w:r>
      <w:r w:rsidRPr="00387965">
        <w:rPr>
          <w:rFonts w:cs="Calibri"/>
          <w:noProof/>
          <w:rtl/>
        </w:rPr>
        <w:drawing>
          <wp:inline distT="0" distB="0" distL="0" distR="0" wp14:anchorId="37ED713D" wp14:editId="2B1DF8B8">
            <wp:extent cx="5274310" cy="2260600"/>
            <wp:effectExtent l="0" t="0" r="2540" b="6350"/>
            <wp:docPr id="26" name="תמונה 26" descr="תמונה שמכילה טקסט,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descr="תמונה שמכילה טקסט, תרשים, צילום מסך, קו&#10;&#10;התיאור נוצר באופן אוטומטי"/>
                    <pic:cNvPicPr/>
                  </pic:nvPicPr>
                  <pic:blipFill>
                    <a:blip r:embed="rId14"/>
                    <a:stretch>
                      <a:fillRect/>
                    </a:stretch>
                  </pic:blipFill>
                  <pic:spPr>
                    <a:xfrm>
                      <a:off x="0" y="0"/>
                      <a:ext cx="5274310" cy="2260600"/>
                    </a:xfrm>
                    <a:prstGeom prst="rect">
                      <a:avLst/>
                    </a:prstGeom>
                  </pic:spPr>
                </pic:pic>
              </a:graphicData>
            </a:graphic>
          </wp:inline>
        </w:drawing>
      </w:r>
    </w:p>
    <w:p w14:paraId="1B7B184E" w14:textId="77777777" w:rsidR="00C91ACE" w:rsidRDefault="00C91ACE" w:rsidP="00B952C1">
      <w:pPr>
        <w:spacing w:before="100" w:beforeAutospacing="1" w:after="100" w:afterAutospacing="1"/>
        <w:jc w:val="right"/>
        <w:rPr>
          <w:rFonts w:cstheme="minorHAnsi"/>
        </w:rPr>
      </w:pPr>
      <w:r>
        <w:rPr>
          <w:rFonts w:cstheme="minorHAnsi"/>
        </w:rPr>
        <w:lastRenderedPageBreak/>
        <w:t xml:space="preserve">       </w:t>
      </w:r>
    </w:p>
    <w:p w14:paraId="5C601777" w14:textId="77777777" w:rsidR="00C91ACE" w:rsidRPr="003A003C" w:rsidRDefault="00C91ACE" w:rsidP="003A003C">
      <w:pPr>
        <w:pStyle w:val="ab"/>
        <w:jc w:val="right"/>
        <w:rPr>
          <w:b/>
          <w:bCs/>
          <w:color w:val="000000" w:themeColor="text1"/>
        </w:rPr>
      </w:pPr>
      <w:r w:rsidRPr="003A003C">
        <w:rPr>
          <w:b/>
          <w:bCs/>
          <w:color w:val="000000" w:themeColor="text1"/>
        </w:rPr>
        <w:t xml:space="preserve">            </w:t>
      </w:r>
      <w:bookmarkStart w:id="19" w:name="_Toc138549756"/>
      <w:r w:rsidRPr="003A003C">
        <w:rPr>
          <w:b/>
          <w:bCs/>
          <w:color w:val="000000" w:themeColor="text1"/>
        </w:rPr>
        <w:t>3.2.1 Discriminator</w:t>
      </w:r>
      <w:bookmarkEnd w:id="19"/>
      <w:r w:rsidRPr="003A003C">
        <w:rPr>
          <w:b/>
          <w:bCs/>
          <w:color w:val="000000" w:themeColor="text1"/>
        </w:rPr>
        <w:t xml:space="preserve"> </w:t>
      </w:r>
    </w:p>
    <w:p w14:paraId="6D7113BC" w14:textId="77777777" w:rsidR="00C91ACE" w:rsidRDefault="00C91ACE" w:rsidP="00B952C1">
      <w:pPr>
        <w:spacing w:before="100" w:beforeAutospacing="1" w:after="100" w:afterAutospacing="1"/>
        <w:jc w:val="right"/>
        <w:rPr>
          <w:rFonts w:cstheme="minorHAnsi"/>
        </w:rPr>
      </w:pPr>
      <w:r w:rsidRPr="00FF6344">
        <w:rPr>
          <w:rFonts w:cstheme="minorHAnsi"/>
        </w:rPr>
        <w:t>The training data for the discriminator originates from two sources</w:t>
      </w:r>
      <w:r>
        <w:rPr>
          <w:rFonts w:cstheme="minorHAnsi"/>
        </w:rPr>
        <w:t>:</w:t>
      </w:r>
    </w:p>
    <w:p w14:paraId="260EF588" w14:textId="7C49F41E" w:rsidR="00C91ACE" w:rsidRPr="006B387A" w:rsidRDefault="00C91ACE" w:rsidP="00B952C1">
      <w:pPr>
        <w:spacing w:before="100" w:beforeAutospacing="1" w:after="100" w:afterAutospacing="1"/>
        <w:jc w:val="right"/>
        <w:rPr>
          <w:rFonts w:cstheme="minorHAnsi"/>
        </w:rPr>
      </w:pPr>
      <w:r>
        <w:rPr>
          <w:rFonts w:cstheme="minorHAnsi"/>
        </w:rPr>
        <w:t xml:space="preserve">-  </w:t>
      </w:r>
      <w:r w:rsidRPr="006B387A">
        <w:rPr>
          <w:rFonts w:cstheme="minorHAnsi"/>
        </w:rPr>
        <w:t xml:space="preserve">Real data instances, such as real pictures of people. The discriminator uses these instances </w:t>
      </w:r>
      <w:r>
        <w:rPr>
          <w:rFonts w:cstheme="minorHAnsi"/>
        </w:rPr>
        <w:t xml:space="preserve">    </w:t>
      </w:r>
      <w:r w:rsidRPr="006B387A">
        <w:rPr>
          <w:rFonts w:cstheme="minorHAnsi"/>
        </w:rPr>
        <w:t>as positive examples during</w:t>
      </w:r>
      <w:r w:rsidR="009E3DF3">
        <w:rPr>
          <w:rFonts w:cstheme="minorHAnsi"/>
        </w:rPr>
        <w:t xml:space="preserve"> the</w:t>
      </w:r>
      <w:r w:rsidRPr="006B387A">
        <w:rPr>
          <w:rFonts w:cstheme="minorHAnsi"/>
        </w:rPr>
        <w:t xml:space="preserve"> training</w:t>
      </w:r>
      <w:r w:rsidR="009E3DF3">
        <w:rPr>
          <w:rFonts w:cstheme="minorHAnsi"/>
        </w:rPr>
        <w:t xml:space="preserve"> phase</w:t>
      </w:r>
      <w:r>
        <w:rPr>
          <w:rFonts w:cs="Calibri"/>
        </w:rPr>
        <w:t xml:space="preserve">. </w:t>
      </w:r>
    </w:p>
    <w:p w14:paraId="26EE1AFB" w14:textId="77777777" w:rsidR="00C91ACE" w:rsidRDefault="00C91ACE" w:rsidP="00B952C1">
      <w:pPr>
        <w:spacing w:before="100" w:beforeAutospacing="1" w:after="100" w:afterAutospacing="1"/>
        <w:jc w:val="right"/>
        <w:rPr>
          <w:rFonts w:cstheme="minorHAnsi"/>
        </w:rPr>
      </w:pPr>
      <w:r>
        <w:rPr>
          <w:rFonts w:cstheme="minorHAnsi"/>
        </w:rPr>
        <w:t xml:space="preserve">-  </w:t>
      </w:r>
      <w:r w:rsidRPr="006B387A">
        <w:rPr>
          <w:rFonts w:cstheme="minorHAnsi"/>
        </w:rPr>
        <w:t>Fake data instances created by the generator. The discriminator uses these instances as negative examples during trainin</w:t>
      </w:r>
      <w:r>
        <w:rPr>
          <w:rFonts w:cstheme="minorHAnsi"/>
        </w:rPr>
        <w:t>g.</w:t>
      </w:r>
    </w:p>
    <w:p w14:paraId="178DC7FB" w14:textId="77777777" w:rsidR="00C91ACE" w:rsidRDefault="00C91ACE" w:rsidP="00B952C1">
      <w:pPr>
        <w:spacing w:before="100" w:beforeAutospacing="1" w:after="100" w:afterAutospacing="1"/>
        <w:jc w:val="right"/>
        <w:rPr>
          <w:rFonts w:cstheme="minorHAnsi"/>
        </w:rPr>
      </w:pPr>
      <w:r>
        <w:rPr>
          <w:rFonts w:cstheme="minorHAnsi"/>
        </w:rPr>
        <w:t>Discriminator training:</w:t>
      </w:r>
    </w:p>
    <w:p w14:paraId="353DB5E3" w14:textId="77777777" w:rsidR="00C91ACE" w:rsidRPr="00316DE0" w:rsidRDefault="00C91ACE" w:rsidP="00B952C1">
      <w:pPr>
        <w:spacing w:before="100" w:beforeAutospacing="1" w:after="100" w:afterAutospacing="1"/>
        <w:jc w:val="right"/>
        <w:rPr>
          <w:rFonts w:cstheme="minorHAnsi"/>
          <w:rtl/>
        </w:rPr>
      </w:pPr>
      <w:r>
        <w:rPr>
          <w:rFonts w:cstheme="minorHAnsi"/>
        </w:rPr>
        <w:t xml:space="preserve">- </w:t>
      </w:r>
      <w:r w:rsidRPr="00316DE0">
        <w:rPr>
          <w:rFonts w:cstheme="minorHAnsi"/>
        </w:rPr>
        <w:t xml:space="preserve">Two loss functions are connected to the discriminator. The discriminator ignores the generator loss and only uses the discriminator loss during training. The generator loss is used </w:t>
      </w:r>
      <w:r>
        <w:rPr>
          <w:rFonts w:cstheme="minorHAnsi"/>
        </w:rPr>
        <w:t>during generator training.</w:t>
      </w:r>
    </w:p>
    <w:p w14:paraId="1B7786CE" w14:textId="77777777" w:rsidR="00C91ACE" w:rsidRPr="00316DE0" w:rsidRDefault="00C91ACE" w:rsidP="00B952C1">
      <w:pPr>
        <w:spacing w:before="100" w:beforeAutospacing="1" w:after="100" w:afterAutospacing="1"/>
        <w:jc w:val="right"/>
        <w:rPr>
          <w:rFonts w:cstheme="minorHAnsi"/>
        </w:rPr>
      </w:pPr>
      <w:r>
        <w:rPr>
          <w:rFonts w:cstheme="minorHAnsi"/>
        </w:rPr>
        <w:t xml:space="preserve">- </w:t>
      </w:r>
      <w:r w:rsidRPr="00316DE0">
        <w:rPr>
          <w:rFonts w:cstheme="minorHAnsi"/>
        </w:rPr>
        <w:t>The discriminator distinguishes between actual and f</w:t>
      </w:r>
      <w:r>
        <w:rPr>
          <w:rFonts w:cstheme="minorHAnsi"/>
        </w:rPr>
        <w:t>ake</w:t>
      </w:r>
      <w:r w:rsidRPr="00316DE0">
        <w:rPr>
          <w:rFonts w:cstheme="minorHAnsi"/>
        </w:rPr>
        <w:t xml:space="preserve"> data generated by the generator</w:t>
      </w:r>
      <w:r>
        <w:rPr>
          <w:rFonts w:cs="Calibri"/>
        </w:rPr>
        <w:t>.</w:t>
      </w:r>
    </w:p>
    <w:p w14:paraId="537B4F4C" w14:textId="77777777" w:rsidR="00C91ACE" w:rsidRPr="00316DE0" w:rsidRDefault="00C91ACE" w:rsidP="00B952C1">
      <w:pPr>
        <w:spacing w:before="100" w:beforeAutospacing="1" w:after="100" w:afterAutospacing="1"/>
        <w:jc w:val="right"/>
        <w:rPr>
          <w:rFonts w:cstheme="minorHAnsi"/>
        </w:rPr>
      </w:pPr>
      <w:r>
        <w:rPr>
          <w:rFonts w:cstheme="minorHAnsi"/>
        </w:rPr>
        <w:t xml:space="preserve">- </w:t>
      </w:r>
      <w:r w:rsidRPr="00316DE0">
        <w:rPr>
          <w:rFonts w:cstheme="minorHAnsi"/>
        </w:rPr>
        <w:t>The discriminator loss penalizes the discriminator for incorrectly categorizing a real instance as a fake instance or a fake instance as a real instance</w:t>
      </w:r>
      <w:r>
        <w:rPr>
          <w:rFonts w:cs="Calibri"/>
        </w:rPr>
        <w:t>.</w:t>
      </w:r>
    </w:p>
    <w:p w14:paraId="3C9DF4DF" w14:textId="77777777" w:rsidR="00C91ACE" w:rsidRDefault="00C91ACE" w:rsidP="00B952C1">
      <w:pPr>
        <w:spacing w:before="100" w:beforeAutospacing="1" w:after="100" w:afterAutospacing="1"/>
        <w:jc w:val="right"/>
        <w:rPr>
          <w:rFonts w:cs="Calibri"/>
        </w:rPr>
      </w:pPr>
      <w:r>
        <w:rPr>
          <w:rFonts w:cstheme="minorHAnsi"/>
        </w:rPr>
        <w:t xml:space="preserve">-  </w:t>
      </w:r>
      <w:r w:rsidRPr="00316DE0">
        <w:rPr>
          <w:rFonts w:cstheme="minorHAnsi"/>
        </w:rPr>
        <w:t xml:space="preserve">Backpropagation from the discriminator loss through the discriminator network changes </w:t>
      </w:r>
      <w:r>
        <w:rPr>
          <w:rFonts w:cstheme="minorHAnsi"/>
        </w:rPr>
        <w:t xml:space="preserve">    </w:t>
      </w:r>
      <w:r w:rsidRPr="00316DE0">
        <w:rPr>
          <w:rFonts w:cstheme="minorHAnsi"/>
        </w:rPr>
        <w:t>the discriminator's weights</w:t>
      </w:r>
      <w:r>
        <w:rPr>
          <w:rFonts w:cs="Calibri"/>
        </w:rPr>
        <w:t>.</w:t>
      </w:r>
    </w:p>
    <w:p w14:paraId="12C7D5D2" w14:textId="77777777" w:rsidR="00C91ACE" w:rsidRDefault="00C91ACE" w:rsidP="00080EB3">
      <w:pPr>
        <w:spacing w:before="100" w:beforeAutospacing="1" w:after="100" w:afterAutospacing="1"/>
        <w:jc w:val="center"/>
        <w:rPr>
          <w:rFonts w:cstheme="minorHAnsi"/>
        </w:rPr>
      </w:pPr>
      <w:r>
        <w:rPr>
          <w:rFonts w:cs="Calibri"/>
          <w:noProof/>
          <w:rtl/>
          <w:lang w:val="he-IL"/>
        </w:rPr>
        <mc:AlternateContent>
          <mc:Choice Requires="wps">
            <w:drawing>
              <wp:anchor distT="0" distB="0" distL="114300" distR="114300" simplePos="0" relativeHeight="251647488" behindDoc="0" locked="0" layoutInCell="1" allowOverlap="1" wp14:anchorId="37DB703A" wp14:editId="7A64C86B">
                <wp:simplePos x="0" y="0"/>
                <wp:positionH relativeFrom="column">
                  <wp:posOffset>1115695</wp:posOffset>
                </wp:positionH>
                <wp:positionV relativeFrom="paragraph">
                  <wp:posOffset>2440305</wp:posOffset>
                </wp:positionV>
                <wp:extent cx="2971800" cy="289560"/>
                <wp:effectExtent l="0" t="0" r="19050" b="15240"/>
                <wp:wrapNone/>
                <wp:docPr id="18" name="Rectangle 4"/>
                <wp:cNvGraphicFramePr/>
                <a:graphic xmlns:a="http://schemas.openxmlformats.org/drawingml/2006/main">
                  <a:graphicData uri="http://schemas.microsoft.com/office/word/2010/wordprocessingShape">
                    <wps:wsp>
                      <wps:cNvSpPr/>
                      <wps:spPr>
                        <a:xfrm>
                          <a:off x="0" y="0"/>
                          <a:ext cx="2971800" cy="2895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528A65" w14:textId="77777777" w:rsidR="00C91ACE" w:rsidRDefault="00C91ACE" w:rsidP="00080EB3">
                            <w:pPr>
                              <w:jc w:val="center"/>
                            </w:pPr>
                            <w:r>
                              <w:t>Fig.3: Backpropagation in discriminator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B703A" id="Rectangle 4" o:spid="_x0000_s1028" style="position:absolute;left:0;text-align:left;margin-left:87.85pt;margin-top:192.15pt;width:234pt;height:22.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" fillcolor="white [3201]" strokecolor="#70ad47 [3209]" strokeweight="1pt">
                <v:textbox>
                  <w:txbxContent>
                    <w:p w14:paraId="73528A65" w14:textId="77777777" w:rsidR="00C91ACE" w:rsidRDefault="00C91ACE" w:rsidP="00080EB3">
                      <w:pPr>
                        <w:jc w:val="center"/>
                      </w:pPr>
                      <w:r>
                        <w:t>Fig.3: Backpropagation in discriminator training.</w:t>
                      </w:r>
                    </w:p>
                  </w:txbxContent>
                </v:textbox>
              </v:rect>
            </w:pict>
          </mc:Fallback>
        </mc:AlternateContent>
      </w:r>
      <w:r w:rsidRPr="00DE72D4">
        <w:rPr>
          <w:rFonts w:cs="Calibri"/>
          <w:noProof/>
          <w:rtl/>
        </w:rPr>
        <w:drawing>
          <wp:inline distT="0" distB="0" distL="0" distR="0" wp14:anchorId="129F0121" wp14:editId="78FB03A9">
            <wp:extent cx="4800600" cy="2306091"/>
            <wp:effectExtent l="0" t="0" r="0" b="0"/>
            <wp:docPr id="27" name="תמונה 27" descr="תמונה שמכילה טקסט, תרשים, צילום מסך,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descr="תמונה שמכילה טקסט, תרשים, צילום מסך, מלבן&#10;&#10;התיאור נוצר באופן אוטומטי"/>
                    <pic:cNvPicPr/>
                  </pic:nvPicPr>
                  <pic:blipFill>
                    <a:blip r:embed="rId15"/>
                    <a:stretch>
                      <a:fillRect/>
                    </a:stretch>
                  </pic:blipFill>
                  <pic:spPr>
                    <a:xfrm>
                      <a:off x="0" y="0"/>
                      <a:ext cx="4800600" cy="2306091"/>
                    </a:xfrm>
                    <a:prstGeom prst="rect">
                      <a:avLst/>
                    </a:prstGeom>
                  </pic:spPr>
                </pic:pic>
              </a:graphicData>
            </a:graphic>
          </wp:inline>
        </w:drawing>
      </w:r>
    </w:p>
    <w:p w14:paraId="1762A5B8" w14:textId="77777777" w:rsidR="00C91ACE" w:rsidRPr="00FF6344" w:rsidRDefault="00C91ACE" w:rsidP="00B952C1">
      <w:pPr>
        <w:bidi w:val="0"/>
        <w:spacing w:before="100" w:beforeAutospacing="1" w:after="100" w:afterAutospacing="1"/>
        <w:jc w:val="right"/>
        <w:rPr>
          <w:rFonts w:cstheme="minorHAnsi"/>
        </w:rPr>
      </w:pPr>
    </w:p>
    <w:p w14:paraId="3E7C41CF" w14:textId="77777777" w:rsidR="00C91ACE" w:rsidRDefault="00C91ACE" w:rsidP="0018192E">
      <w:pPr>
        <w:bidi w:val="0"/>
        <w:spacing w:after="0"/>
        <w:jc w:val="right"/>
        <w:rPr>
          <w:rFonts w:cs="Arial"/>
        </w:rPr>
      </w:pPr>
    </w:p>
    <w:p w14:paraId="7CB1CF9F" w14:textId="77777777" w:rsidR="004B640F" w:rsidRDefault="00C91ACE" w:rsidP="003A003C">
      <w:pPr>
        <w:pStyle w:val="ab"/>
        <w:jc w:val="right"/>
        <w:rPr>
          <w:b/>
          <w:bCs/>
          <w:color w:val="000000" w:themeColor="text1"/>
        </w:rPr>
      </w:pPr>
      <w:r w:rsidRPr="003A003C">
        <w:rPr>
          <w:rFonts w:cs="Arial"/>
          <w:b/>
          <w:bCs/>
          <w:color w:val="000000" w:themeColor="text1"/>
        </w:rPr>
        <w:t xml:space="preserve">          </w:t>
      </w:r>
      <w:r w:rsidRPr="003A003C">
        <w:rPr>
          <w:b/>
          <w:bCs/>
          <w:color w:val="000000" w:themeColor="text1"/>
        </w:rPr>
        <w:t xml:space="preserve">  </w:t>
      </w:r>
    </w:p>
    <w:p w14:paraId="0D10E661" w14:textId="77777777" w:rsidR="004B640F" w:rsidRDefault="004B640F" w:rsidP="003A003C">
      <w:pPr>
        <w:pStyle w:val="ab"/>
        <w:jc w:val="right"/>
        <w:rPr>
          <w:b/>
          <w:bCs/>
          <w:color w:val="000000" w:themeColor="text1"/>
        </w:rPr>
      </w:pPr>
    </w:p>
    <w:p w14:paraId="57AB21C2" w14:textId="77777777" w:rsidR="004B640F" w:rsidRDefault="004B640F" w:rsidP="003A003C">
      <w:pPr>
        <w:pStyle w:val="ab"/>
        <w:jc w:val="right"/>
        <w:rPr>
          <w:b/>
          <w:bCs/>
          <w:color w:val="000000" w:themeColor="text1"/>
        </w:rPr>
      </w:pPr>
    </w:p>
    <w:p w14:paraId="78FCA2F7" w14:textId="77777777" w:rsidR="004B640F" w:rsidRDefault="004B640F" w:rsidP="003A003C">
      <w:pPr>
        <w:pStyle w:val="ab"/>
        <w:jc w:val="right"/>
        <w:rPr>
          <w:b/>
          <w:bCs/>
          <w:color w:val="000000" w:themeColor="text1"/>
        </w:rPr>
      </w:pPr>
    </w:p>
    <w:p w14:paraId="3FF5845B" w14:textId="5910EA62" w:rsidR="00C91ACE" w:rsidRPr="003A003C" w:rsidRDefault="00C91ACE" w:rsidP="003A003C">
      <w:pPr>
        <w:pStyle w:val="ab"/>
        <w:jc w:val="right"/>
        <w:rPr>
          <w:b/>
          <w:bCs/>
          <w:color w:val="000000" w:themeColor="text1"/>
        </w:rPr>
      </w:pPr>
      <w:r w:rsidRPr="003A003C">
        <w:rPr>
          <w:b/>
          <w:bCs/>
          <w:color w:val="000000" w:themeColor="text1"/>
        </w:rPr>
        <w:lastRenderedPageBreak/>
        <w:t xml:space="preserve">  </w:t>
      </w:r>
      <w:bookmarkStart w:id="20" w:name="_Toc138549757"/>
      <w:r w:rsidRPr="003A003C">
        <w:rPr>
          <w:b/>
          <w:bCs/>
          <w:color w:val="000000" w:themeColor="text1"/>
        </w:rPr>
        <w:t>3.2.2 Generator</w:t>
      </w:r>
      <w:bookmarkEnd w:id="20"/>
      <w:r w:rsidRPr="003A003C">
        <w:rPr>
          <w:b/>
          <w:bCs/>
          <w:color w:val="000000" w:themeColor="text1"/>
        </w:rPr>
        <w:t xml:space="preserve"> </w:t>
      </w:r>
    </w:p>
    <w:p w14:paraId="48E36EF3" w14:textId="77777777" w:rsidR="00C91ACE" w:rsidRPr="0007323C" w:rsidRDefault="00C91ACE" w:rsidP="00B952C1">
      <w:pPr>
        <w:spacing w:before="100" w:beforeAutospacing="1" w:after="100" w:afterAutospacing="1"/>
        <w:jc w:val="right"/>
        <w:rPr>
          <w:rFonts w:cstheme="minorHAnsi"/>
        </w:rPr>
      </w:pPr>
      <w:r w:rsidRPr="00AD573C">
        <w:rPr>
          <w:rFonts w:cstheme="minorHAnsi"/>
        </w:rPr>
        <w:t>The generator part of a GAN learns to create fake data by incorporating feedback from the discriminator. It learns to make the discriminator classify its output as real</w:t>
      </w:r>
      <w:r>
        <w:rPr>
          <w:rFonts w:cs="Calibri"/>
        </w:rPr>
        <w:t>.</w:t>
      </w:r>
    </w:p>
    <w:p w14:paraId="58243C96" w14:textId="77777777" w:rsidR="00C91ACE" w:rsidRDefault="00C91ACE" w:rsidP="00B952C1">
      <w:pPr>
        <w:spacing w:before="100" w:beforeAutospacing="1" w:after="100" w:afterAutospacing="1"/>
        <w:jc w:val="right"/>
        <w:rPr>
          <w:rFonts w:cs="Calibri"/>
        </w:rPr>
      </w:pPr>
      <w:r w:rsidRPr="00AD573C">
        <w:rPr>
          <w:rFonts w:cstheme="minorHAnsi"/>
        </w:rPr>
        <w:t>Generator training requires tighter integration between the generator and the discriminator than discriminator training requires. The portion of the GAN that trains the generator includes</w:t>
      </w:r>
      <w:r>
        <w:rPr>
          <w:rFonts w:cs="Calibri"/>
        </w:rPr>
        <w:t>:</w:t>
      </w:r>
    </w:p>
    <w:p w14:paraId="01353E4F" w14:textId="77777777" w:rsidR="00C91ACE" w:rsidRDefault="00C91ACE" w:rsidP="00B952C1">
      <w:pPr>
        <w:spacing w:before="100" w:beforeAutospacing="1" w:after="100" w:afterAutospacing="1"/>
        <w:jc w:val="right"/>
        <w:rPr>
          <w:rFonts w:cs="Calibri"/>
        </w:rPr>
      </w:pPr>
      <w:r>
        <w:rPr>
          <w:rFonts w:cs="Calibri"/>
        </w:rPr>
        <w:t>- random input</w:t>
      </w:r>
    </w:p>
    <w:p w14:paraId="72A3FAD1" w14:textId="77777777" w:rsidR="00C91ACE" w:rsidRDefault="00C91ACE" w:rsidP="00B952C1">
      <w:pPr>
        <w:spacing w:before="100" w:beforeAutospacing="1" w:after="100" w:afterAutospacing="1"/>
        <w:jc w:val="right"/>
        <w:rPr>
          <w:rFonts w:cs="Calibri"/>
        </w:rPr>
      </w:pPr>
      <w:r>
        <w:rPr>
          <w:rFonts w:cs="Calibri"/>
        </w:rPr>
        <w:t>- generator network, which transforms the random input into a data instance</w:t>
      </w:r>
    </w:p>
    <w:p w14:paraId="17DA24E2" w14:textId="77777777" w:rsidR="00C91ACE" w:rsidRDefault="00C91ACE" w:rsidP="00B952C1">
      <w:pPr>
        <w:spacing w:before="100" w:beforeAutospacing="1" w:after="100" w:afterAutospacing="1"/>
        <w:jc w:val="right"/>
        <w:rPr>
          <w:rFonts w:cs="Calibri"/>
        </w:rPr>
      </w:pPr>
      <w:r>
        <w:rPr>
          <w:rFonts w:cs="Calibri"/>
        </w:rPr>
        <w:t>- discriminator network, which classifies the generated data</w:t>
      </w:r>
    </w:p>
    <w:p w14:paraId="26C5A1FC" w14:textId="77777777" w:rsidR="00C91ACE" w:rsidRPr="00AD573C" w:rsidRDefault="00C91ACE" w:rsidP="00B952C1">
      <w:pPr>
        <w:spacing w:before="100" w:beforeAutospacing="1" w:after="100" w:afterAutospacing="1"/>
        <w:jc w:val="right"/>
        <w:rPr>
          <w:rFonts w:cstheme="minorHAnsi"/>
        </w:rPr>
      </w:pPr>
      <w:r>
        <w:rPr>
          <w:rFonts w:cs="Calibri"/>
        </w:rPr>
        <w:t>- discriminator output</w:t>
      </w:r>
    </w:p>
    <w:p w14:paraId="06E3F6A6" w14:textId="77777777" w:rsidR="00C91ACE" w:rsidRDefault="00C91ACE" w:rsidP="00B952C1">
      <w:pPr>
        <w:bidi w:val="0"/>
        <w:spacing w:before="100" w:beforeAutospacing="1" w:after="100" w:afterAutospacing="1"/>
        <w:rPr>
          <w:rFonts w:cs="Arial"/>
        </w:rPr>
      </w:pPr>
      <w:r>
        <w:rPr>
          <w:rFonts w:cs="Arial"/>
        </w:rPr>
        <w:t>- generator loss, which penalizes the generator for falling to fool the discriminator</w:t>
      </w:r>
    </w:p>
    <w:p w14:paraId="7279F753" w14:textId="062ED4B3" w:rsidR="00C91ACE" w:rsidRDefault="00080EB3" w:rsidP="00080EB3">
      <w:pPr>
        <w:bidi w:val="0"/>
        <w:spacing w:before="100" w:beforeAutospacing="1" w:after="100" w:afterAutospacing="1"/>
        <w:jc w:val="center"/>
        <w:rPr>
          <w:rFonts w:cs="Arial"/>
        </w:rPr>
      </w:pPr>
      <w:r>
        <w:rPr>
          <w:rFonts w:cs="Calibri"/>
          <w:noProof/>
          <w:rtl/>
          <w:lang w:val="he-IL"/>
        </w:rPr>
        <mc:AlternateContent>
          <mc:Choice Requires="wps">
            <w:drawing>
              <wp:anchor distT="0" distB="0" distL="114300" distR="114300" simplePos="0" relativeHeight="251648512" behindDoc="0" locked="0" layoutInCell="1" allowOverlap="1" wp14:anchorId="1DE102EA" wp14:editId="20D3F83F">
                <wp:simplePos x="0" y="0"/>
                <wp:positionH relativeFrom="margin">
                  <wp:posOffset>1260475</wp:posOffset>
                </wp:positionH>
                <wp:positionV relativeFrom="paragraph">
                  <wp:posOffset>2367280</wp:posOffset>
                </wp:positionV>
                <wp:extent cx="2750820" cy="259080"/>
                <wp:effectExtent l="0" t="0" r="11430" b="26670"/>
                <wp:wrapNone/>
                <wp:docPr id="19" name="Rectangle 6"/>
                <wp:cNvGraphicFramePr/>
                <a:graphic xmlns:a="http://schemas.openxmlformats.org/drawingml/2006/main">
                  <a:graphicData uri="http://schemas.microsoft.com/office/word/2010/wordprocessingShape">
                    <wps:wsp>
                      <wps:cNvSpPr/>
                      <wps:spPr>
                        <a:xfrm>
                          <a:off x="0" y="0"/>
                          <a:ext cx="2750820" cy="259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AAF0F0" w14:textId="77777777" w:rsidR="00C91ACE" w:rsidRDefault="00C91ACE" w:rsidP="00C91ACE">
                            <w:pPr>
                              <w:jc w:val="right"/>
                            </w:pPr>
                            <w:r>
                              <w:t>Fig.4: Backpropagation in generator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102EA" id="Rectangle 6" o:spid="_x0000_s1029" style="position:absolute;left:0;text-align:left;margin-left:99.25pt;margin-top:186.4pt;width:216.6pt;height:20.4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" fillcolor="white [3201]" strokecolor="#70ad47 [3209]" strokeweight="1pt">
                <v:textbox>
                  <w:txbxContent>
                    <w:p w14:paraId="13AAF0F0" w14:textId="77777777" w:rsidR="00C91ACE" w:rsidRDefault="00C91ACE" w:rsidP="00C91ACE">
                      <w:pPr>
                        <w:jc w:val="right"/>
                      </w:pPr>
                      <w:r>
                        <w:t>Fig.4: Backpropagation in generator training.</w:t>
                      </w:r>
                    </w:p>
                  </w:txbxContent>
                </v:textbox>
                <w10:wrap anchorx="margin"/>
              </v:rect>
            </w:pict>
          </mc:Fallback>
        </mc:AlternateContent>
      </w:r>
      <w:r w:rsidR="00C91ACE" w:rsidRPr="004341A9">
        <w:rPr>
          <w:rFonts w:cs="Arial"/>
          <w:noProof/>
        </w:rPr>
        <w:drawing>
          <wp:inline distT="0" distB="0" distL="0" distR="0" wp14:anchorId="50C85ED5" wp14:editId="31EAF5B6">
            <wp:extent cx="5274310" cy="2427605"/>
            <wp:effectExtent l="0" t="0" r="2540" b="0"/>
            <wp:docPr id="28" name="תמונה 28" descr="A diagram of a samp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sample&#10;&#10;Description automatically generated with low confidence"/>
                    <pic:cNvPicPr/>
                  </pic:nvPicPr>
                  <pic:blipFill>
                    <a:blip r:embed="rId16"/>
                    <a:stretch>
                      <a:fillRect/>
                    </a:stretch>
                  </pic:blipFill>
                  <pic:spPr>
                    <a:xfrm>
                      <a:off x="0" y="0"/>
                      <a:ext cx="5274310" cy="2427605"/>
                    </a:xfrm>
                    <a:prstGeom prst="rect">
                      <a:avLst/>
                    </a:prstGeom>
                  </pic:spPr>
                </pic:pic>
              </a:graphicData>
            </a:graphic>
          </wp:inline>
        </w:drawing>
      </w:r>
    </w:p>
    <w:p w14:paraId="4C120DC2" w14:textId="35367B8E" w:rsidR="00C91ACE" w:rsidRDefault="00C91ACE" w:rsidP="00B952C1">
      <w:pPr>
        <w:bidi w:val="0"/>
        <w:spacing w:before="100" w:beforeAutospacing="1" w:after="100" w:afterAutospacing="1"/>
        <w:rPr>
          <w:rFonts w:cs="Arial"/>
        </w:rPr>
      </w:pPr>
    </w:p>
    <w:p w14:paraId="6BA6A6D0" w14:textId="77777777" w:rsidR="00C91ACE" w:rsidRDefault="00C91ACE" w:rsidP="00B952C1">
      <w:pPr>
        <w:bidi w:val="0"/>
        <w:spacing w:before="100" w:beforeAutospacing="1" w:after="100" w:afterAutospacing="1"/>
        <w:rPr>
          <w:rFonts w:cs="Arial"/>
        </w:rPr>
      </w:pPr>
    </w:p>
    <w:p w14:paraId="735A6382" w14:textId="77777777" w:rsidR="00C91ACE" w:rsidRDefault="00C91ACE" w:rsidP="00B952C1">
      <w:pPr>
        <w:bidi w:val="0"/>
        <w:spacing w:before="100" w:beforeAutospacing="1" w:after="100" w:afterAutospacing="1"/>
        <w:rPr>
          <w:rFonts w:cs="Arial"/>
        </w:rPr>
      </w:pPr>
    </w:p>
    <w:p w14:paraId="3B873FCC" w14:textId="77777777" w:rsidR="004B640F" w:rsidRDefault="00C91ACE" w:rsidP="003A003C">
      <w:pPr>
        <w:pStyle w:val="ab"/>
        <w:jc w:val="right"/>
        <w:rPr>
          <w:b/>
          <w:bCs/>
          <w:color w:val="000000" w:themeColor="text1"/>
        </w:rPr>
      </w:pPr>
      <w:r w:rsidRPr="003A003C">
        <w:rPr>
          <w:b/>
          <w:bCs/>
          <w:color w:val="000000" w:themeColor="text1"/>
        </w:rPr>
        <w:t xml:space="preserve">    </w:t>
      </w:r>
    </w:p>
    <w:p w14:paraId="0102EF2E" w14:textId="77777777" w:rsidR="004B640F" w:rsidRDefault="004B640F" w:rsidP="003A003C">
      <w:pPr>
        <w:pStyle w:val="ab"/>
        <w:jc w:val="right"/>
        <w:rPr>
          <w:b/>
          <w:bCs/>
          <w:color w:val="000000" w:themeColor="text1"/>
        </w:rPr>
      </w:pPr>
    </w:p>
    <w:p w14:paraId="2209D086" w14:textId="77777777" w:rsidR="004B640F" w:rsidRDefault="004B640F" w:rsidP="003A003C">
      <w:pPr>
        <w:pStyle w:val="ab"/>
        <w:jc w:val="right"/>
        <w:rPr>
          <w:b/>
          <w:bCs/>
          <w:color w:val="000000" w:themeColor="text1"/>
        </w:rPr>
      </w:pPr>
    </w:p>
    <w:p w14:paraId="7FD53B53" w14:textId="77777777" w:rsidR="004B640F" w:rsidRDefault="004B640F" w:rsidP="003A003C">
      <w:pPr>
        <w:pStyle w:val="ab"/>
        <w:jc w:val="right"/>
        <w:rPr>
          <w:b/>
          <w:bCs/>
          <w:color w:val="000000" w:themeColor="text1"/>
        </w:rPr>
      </w:pPr>
    </w:p>
    <w:p w14:paraId="084ECAB1" w14:textId="77777777" w:rsidR="004B640F" w:rsidRDefault="004B640F" w:rsidP="003A003C">
      <w:pPr>
        <w:pStyle w:val="ab"/>
        <w:jc w:val="right"/>
        <w:rPr>
          <w:b/>
          <w:bCs/>
          <w:color w:val="000000" w:themeColor="text1"/>
        </w:rPr>
      </w:pPr>
    </w:p>
    <w:p w14:paraId="31075CAA" w14:textId="77777777" w:rsidR="004B640F" w:rsidRDefault="004B640F" w:rsidP="003A003C">
      <w:pPr>
        <w:pStyle w:val="ab"/>
        <w:jc w:val="right"/>
        <w:rPr>
          <w:b/>
          <w:bCs/>
          <w:color w:val="000000" w:themeColor="text1"/>
        </w:rPr>
      </w:pPr>
    </w:p>
    <w:p w14:paraId="6DA86C6F" w14:textId="51C29628" w:rsidR="00C91ACE" w:rsidRPr="003A003C" w:rsidRDefault="00C91ACE" w:rsidP="003A003C">
      <w:pPr>
        <w:pStyle w:val="ab"/>
        <w:jc w:val="right"/>
        <w:rPr>
          <w:b/>
          <w:bCs/>
          <w:color w:val="000000" w:themeColor="text1"/>
        </w:rPr>
      </w:pPr>
      <w:r w:rsidRPr="003A003C">
        <w:rPr>
          <w:b/>
          <w:bCs/>
          <w:color w:val="000000" w:themeColor="text1"/>
        </w:rPr>
        <w:lastRenderedPageBreak/>
        <w:t xml:space="preserve">   </w:t>
      </w:r>
      <w:bookmarkStart w:id="21" w:name="_Toc138549758"/>
      <w:r w:rsidRPr="003A003C">
        <w:rPr>
          <w:b/>
          <w:bCs/>
          <w:color w:val="000000" w:themeColor="text1"/>
        </w:rPr>
        <w:t>3.3 CNN – convolutional neural network</w:t>
      </w:r>
      <w:bookmarkEnd w:id="21"/>
    </w:p>
    <w:p w14:paraId="7154C20D" w14:textId="77777777" w:rsidR="00C91ACE" w:rsidRPr="003333F1" w:rsidRDefault="00C91ACE" w:rsidP="00B952C1">
      <w:pPr>
        <w:spacing w:before="100" w:beforeAutospacing="1" w:after="100" w:afterAutospacing="1"/>
        <w:jc w:val="right"/>
        <w:rPr>
          <w:rFonts w:cstheme="minorHAnsi"/>
        </w:rPr>
      </w:pPr>
      <w:r w:rsidRPr="003333F1">
        <w:rPr>
          <w:rFonts w:cstheme="minorHAnsi"/>
        </w:rPr>
        <w:t>Convolutional Neural Networks (CNNs) are neural networks that are specifically intended for processing data having a grid-like layout, such as photographs. These networks are particularly useful for image identification and processing jobs because they can learn visual features and patterns by examining pixel correlations, a process called as feature extraction</w:t>
      </w:r>
      <w:r>
        <w:rPr>
          <w:rFonts w:cs="Calibri"/>
        </w:rPr>
        <w:t>.</w:t>
      </w:r>
    </w:p>
    <w:p w14:paraId="5BA563EF" w14:textId="77777777" w:rsidR="00C91ACE" w:rsidRDefault="00C91ACE" w:rsidP="00B952C1">
      <w:pPr>
        <w:spacing w:before="100" w:beforeAutospacing="1" w:after="100" w:afterAutospacing="1"/>
        <w:jc w:val="right"/>
        <w:rPr>
          <w:rFonts w:cs="Calibri"/>
        </w:rPr>
      </w:pPr>
      <w:r w:rsidRPr="003333F1">
        <w:rPr>
          <w:rFonts w:cstheme="minorHAnsi"/>
        </w:rPr>
        <w:t xml:space="preserve">CNNs are very useful for picture classification, object detection, and segmentation because they can learn hierarchical features by applying many filters to the input data. These filters enable the network to recognize patterns and features at different levels, from low-level features like edges and corners to higher-level features like </w:t>
      </w:r>
      <w:r>
        <w:rPr>
          <w:rFonts w:cstheme="minorHAnsi"/>
        </w:rPr>
        <w:t>shapes</w:t>
      </w:r>
      <w:r w:rsidRPr="003333F1">
        <w:rPr>
          <w:rFonts w:cstheme="minorHAnsi"/>
        </w:rPr>
        <w:t xml:space="preserve"> and objects</w:t>
      </w:r>
      <w:r>
        <w:rPr>
          <w:rFonts w:cs="Calibri"/>
        </w:rPr>
        <w:t xml:space="preserve">. CNN </w:t>
      </w:r>
      <w:r w:rsidRPr="000D58FD">
        <w:rPr>
          <w:rFonts w:cs="Calibri"/>
        </w:rPr>
        <w:t>have three main types of layers, which are:</w:t>
      </w:r>
    </w:p>
    <w:p w14:paraId="72F7A15C" w14:textId="77777777" w:rsidR="00C91ACE" w:rsidRDefault="00C91ACE" w:rsidP="00B952C1">
      <w:pPr>
        <w:spacing w:before="100" w:beforeAutospacing="1" w:after="100" w:afterAutospacing="1"/>
        <w:jc w:val="right"/>
        <w:rPr>
          <w:rFonts w:cs="Calibri"/>
        </w:rPr>
      </w:pPr>
      <w:r>
        <w:rPr>
          <w:rFonts w:cs="Calibri"/>
        </w:rPr>
        <w:br/>
        <w:t>- Convolutional layer</w:t>
      </w:r>
    </w:p>
    <w:p w14:paraId="20F648F3" w14:textId="77777777" w:rsidR="00C91ACE" w:rsidRDefault="00C91ACE" w:rsidP="00B952C1">
      <w:pPr>
        <w:spacing w:before="100" w:beforeAutospacing="1" w:after="100" w:afterAutospacing="1"/>
        <w:jc w:val="right"/>
        <w:rPr>
          <w:rFonts w:cs="Calibri"/>
        </w:rPr>
      </w:pPr>
      <w:r>
        <w:rPr>
          <w:rFonts w:cs="Calibri"/>
        </w:rPr>
        <w:t>- Pooling layer</w:t>
      </w:r>
    </w:p>
    <w:p w14:paraId="235955F1" w14:textId="77777777" w:rsidR="00C91ACE" w:rsidRDefault="00C91ACE" w:rsidP="00B952C1">
      <w:pPr>
        <w:spacing w:before="100" w:beforeAutospacing="1" w:after="100" w:afterAutospacing="1"/>
        <w:jc w:val="right"/>
        <w:rPr>
          <w:rFonts w:cs="Calibri"/>
        </w:rPr>
      </w:pPr>
      <w:r>
        <w:rPr>
          <w:rFonts w:cs="Calibri"/>
        </w:rPr>
        <w:t>- Fully connected layer</w:t>
      </w:r>
    </w:p>
    <w:p w14:paraId="3542B2DA" w14:textId="77777777" w:rsidR="00C91ACE" w:rsidRPr="00415AEC" w:rsidRDefault="00C91ACE" w:rsidP="00415AEC">
      <w:pPr>
        <w:pStyle w:val="ab"/>
        <w:jc w:val="right"/>
        <w:rPr>
          <w:b/>
          <w:bCs/>
          <w:color w:val="000000" w:themeColor="text1"/>
        </w:rPr>
      </w:pPr>
      <w:r w:rsidRPr="00415AEC">
        <w:rPr>
          <w:rFonts w:cs="Calibri"/>
          <w:b/>
          <w:bCs/>
          <w:color w:val="000000" w:themeColor="text1"/>
        </w:rPr>
        <w:t xml:space="preserve">              </w:t>
      </w:r>
      <w:bookmarkStart w:id="22" w:name="_Toc138549759"/>
      <w:r w:rsidRPr="00415AEC">
        <w:rPr>
          <w:b/>
          <w:bCs/>
          <w:color w:val="000000" w:themeColor="text1"/>
        </w:rPr>
        <w:t>3.3.1 Convolutional layer</w:t>
      </w:r>
      <w:bookmarkEnd w:id="22"/>
    </w:p>
    <w:p w14:paraId="5AD426CA" w14:textId="77777777" w:rsidR="00C91ACE" w:rsidRDefault="00C91ACE" w:rsidP="00B952C1">
      <w:pPr>
        <w:spacing w:before="100" w:beforeAutospacing="1" w:after="100" w:afterAutospacing="1"/>
        <w:jc w:val="right"/>
        <w:rPr>
          <w:rFonts w:cs="Arial"/>
        </w:rPr>
      </w:pPr>
      <w:r w:rsidRPr="006002CF">
        <w:t>The convolutional layer is the foundation of a CNN and is where most of the processing takes place. It necessitates a few components, including input data, a filter, and a feature map.  It also has a feature detector, sometimes known as a kernel or a filter, which traverses through the image's receptive fields, checking for the presence of the feature</w:t>
      </w:r>
      <w:r>
        <w:rPr>
          <w:rFonts w:cs="Arial"/>
        </w:rPr>
        <w:t>. This process is known as a convolution.</w:t>
      </w:r>
    </w:p>
    <w:p w14:paraId="17E10C2C" w14:textId="77777777" w:rsidR="00C91ACE" w:rsidRDefault="00C91ACE" w:rsidP="00B952C1">
      <w:pPr>
        <w:spacing w:before="100" w:beforeAutospacing="1" w:after="100" w:afterAutospacing="1"/>
        <w:jc w:val="right"/>
        <w:rPr>
          <w:rFonts w:cs="Arial"/>
        </w:rPr>
      </w:pPr>
      <w:r w:rsidRPr="002F60E1">
        <w:rPr>
          <w:rFonts w:cs="Arial"/>
        </w:rPr>
        <w:t>The feature detector is a two-dimensional weighted array that represents a portion of the image. The filter size is commonly a 3x3 matrix, which also defines the receptive field size. The filter is then applied to a portion of the image, and the dot product between the input pixels and the filter is computed. This dot product is then supplied into an array of outputs. The filter then shifts by a stride and repeats the operation until the kernel has swept across the entire image. A feature map, activation map, or convolved feature is the result of a series of dot products from the input and the filter</w:t>
      </w:r>
      <w:r>
        <w:rPr>
          <w:rFonts w:cs="Arial"/>
        </w:rPr>
        <w:t>.</w:t>
      </w:r>
    </w:p>
    <w:p w14:paraId="2F9C9FF8" w14:textId="77777777" w:rsidR="00C91ACE" w:rsidRDefault="00C91ACE" w:rsidP="00B952C1">
      <w:pPr>
        <w:spacing w:before="100" w:beforeAutospacing="1" w:after="100" w:afterAutospacing="1"/>
        <w:jc w:val="right"/>
        <w:rPr>
          <w:rFonts w:cs="Arial"/>
        </w:rPr>
      </w:pPr>
    </w:p>
    <w:p w14:paraId="26B1B879" w14:textId="77777777" w:rsidR="00C91ACE" w:rsidRPr="006002CF" w:rsidRDefault="00C91ACE" w:rsidP="00080EB3">
      <w:pPr>
        <w:spacing w:before="100" w:beforeAutospacing="1" w:after="100" w:afterAutospacing="1"/>
        <w:jc w:val="center"/>
        <w:rPr>
          <w:rFonts w:cs="Arial"/>
        </w:rPr>
      </w:pPr>
      <w:r w:rsidRPr="003116BF">
        <w:rPr>
          <w:rFonts w:cs="Arial"/>
          <w:noProof/>
          <w:rtl/>
        </w:rPr>
        <w:lastRenderedPageBreak/>
        <w:drawing>
          <wp:inline distT="0" distB="0" distL="0" distR="0" wp14:anchorId="246B7015" wp14:editId="48B7A713">
            <wp:extent cx="5274310" cy="2138680"/>
            <wp:effectExtent l="0" t="0" r="2540" b="0"/>
            <wp:docPr id="30" name="תמונה 30" descr="תמונה שמכילה טקסט, צילום מסך, תרשים, ריבוע&#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תמונה 30" descr="תמונה שמכילה טקסט, צילום מסך, תרשים, ריבוע&#10;&#10;התיאור נוצר באופן אוטומטי"/>
                    <pic:cNvPicPr/>
                  </pic:nvPicPr>
                  <pic:blipFill>
                    <a:blip r:embed="rId17"/>
                    <a:stretch>
                      <a:fillRect/>
                    </a:stretch>
                  </pic:blipFill>
                  <pic:spPr>
                    <a:xfrm>
                      <a:off x="0" y="0"/>
                      <a:ext cx="5274310" cy="2138680"/>
                    </a:xfrm>
                    <a:prstGeom prst="rect">
                      <a:avLst/>
                    </a:prstGeom>
                  </pic:spPr>
                </pic:pic>
              </a:graphicData>
            </a:graphic>
          </wp:inline>
        </w:drawing>
      </w:r>
    </w:p>
    <w:p w14:paraId="0AFEC976" w14:textId="77777777" w:rsidR="00C91ACE" w:rsidRPr="006002CF" w:rsidRDefault="00C91ACE" w:rsidP="00B952C1">
      <w:pPr>
        <w:spacing w:before="100" w:beforeAutospacing="1" w:after="100" w:afterAutospacing="1"/>
        <w:jc w:val="center"/>
      </w:pPr>
      <w:r>
        <w:rPr>
          <w:rFonts w:cs="Calibri"/>
          <w:noProof/>
          <w:rtl/>
          <w:lang w:val="he-IL"/>
        </w:rPr>
        <mc:AlternateContent>
          <mc:Choice Requires="wps">
            <w:drawing>
              <wp:anchor distT="0" distB="0" distL="114300" distR="114300" simplePos="0" relativeHeight="251649536" behindDoc="0" locked="0" layoutInCell="1" allowOverlap="1" wp14:anchorId="48916EC0" wp14:editId="0E529657">
                <wp:simplePos x="0" y="0"/>
                <wp:positionH relativeFrom="margin">
                  <wp:posOffset>1272540</wp:posOffset>
                </wp:positionH>
                <wp:positionV relativeFrom="paragraph">
                  <wp:posOffset>44450</wp:posOffset>
                </wp:positionV>
                <wp:extent cx="1996440" cy="266700"/>
                <wp:effectExtent l="0" t="0" r="22860" b="19050"/>
                <wp:wrapNone/>
                <wp:docPr id="20" name="Rectangle 8"/>
                <wp:cNvGraphicFramePr/>
                <a:graphic xmlns:a="http://schemas.openxmlformats.org/drawingml/2006/main">
                  <a:graphicData uri="http://schemas.microsoft.com/office/word/2010/wordprocessingShape">
                    <wps:wsp>
                      <wps:cNvSpPr/>
                      <wps:spPr>
                        <a:xfrm>
                          <a:off x="0" y="0"/>
                          <a:ext cx="199644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340962" w14:textId="77777777" w:rsidR="00C91ACE" w:rsidRDefault="00C91ACE" w:rsidP="00080EB3">
                            <w:pPr>
                              <w:jc w:val="center"/>
                            </w:pPr>
                            <w:r>
                              <w:t>Fig.5: Convolution Operation.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16EC0" id="Rectangle 8" o:spid="_x0000_s1030" style="position:absolute;left:0;text-align:left;margin-left:100.2pt;margin-top:3.5pt;width:157.2pt;height:21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" fillcolor="white [3201]" strokecolor="#70ad47 [3209]" strokeweight="1pt">
                <v:textbox>
                  <w:txbxContent>
                    <w:p w14:paraId="6B340962" w14:textId="77777777" w:rsidR="00C91ACE" w:rsidRDefault="00C91ACE" w:rsidP="00080EB3">
                      <w:pPr>
                        <w:jc w:val="center"/>
                      </w:pPr>
                      <w:r>
                        <w:t>Fig.5: Convolution Operation.</w:t>
                      </w:r>
                    </w:p>
                  </w:txbxContent>
                </v:textbox>
                <w10:wrap anchorx="margin"/>
              </v:rect>
            </w:pict>
          </mc:Fallback>
        </mc:AlternateContent>
      </w:r>
      <w:r w:rsidRPr="003A317A">
        <w:rPr>
          <w:rFonts w:cs="Arial"/>
          <w:rtl/>
        </w:rPr>
        <w:t>.</w:t>
      </w:r>
    </w:p>
    <w:p w14:paraId="6B835CA0" w14:textId="77777777" w:rsidR="00C91ACE" w:rsidRDefault="00C91ACE" w:rsidP="00B952C1">
      <w:pPr>
        <w:spacing w:before="100" w:beforeAutospacing="1" w:after="100" w:afterAutospacing="1"/>
        <w:jc w:val="right"/>
        <w:rPr>
          <w:b/>
          <w:bCs/>
        </w:rPr>
      </w:pPr>
      <w:r>
        <w:rPr>
          <w:b/>
          <w:bCs/>
        </w:rPr>
        <w:t xml:space="preserve">           </w:t>
      </w:r>
    </w:p>
    <w:p w14:paraId="29855F23" w14:textId="77298642" w:rsidR="00C91ACE" w:rsidRPr="00856A23" w:rsidRDefault="00695913" w:rsidP="17B44DA1">
      <w:pPr>
        <w:spacing w:before="100" w:beforeAutospacing="1" w:after="100" w:afterAutospacing="1"/>
        <w:jc w:val="right"/>
        <w:rPr>
          <w:color w:val="161616"/>
          <w:shd w:val="clear" w:color="auto" w:fill="FFFFFF"/>
        </w:rPr>
      </w:pPr>
      <w:r w:rsidRPr="17B44DA1">
        <w:rPr>
          <w:color w:val="161616"/>
          <w:shd w:val="clear" w:color="auto" w:fill="FFFFFF"/>
        </w:rPr>
        <w:t xml:space="preserve">Following </w:t>
      </w:r>
      <w:r w:rsidR="00C91ACE" w:rsidRPr="17B44DA1">
        <w:rPr>
          <w:color w:val="161616"/>
          <w:shd w:val="clear" w:color="auto" w:fill="FFFFFF"/>
        </w:rPr>
        <w:t>each convolution operation, a CNN applies a Rectified Linear Unit (ReLU) transformation to the feature map, introducing nonlinearity to the model.</w:t>
      </w:r>
    </w:p>
    <w:p w14:paraId="7C9F82AD" w14:textId="77777777" w:rsidR="00C91ACE" w:rsidRPr="00415AEC" w:rsidRDefault="00C91ACE" w:rsidP="00415AEC">
      <w:pPr>
        <w:pStyle w:val="ab"/>
        <w:jc w:val="right"/>
        <w:rPr>
          <w:rFonts w:cstheme="minorHAnsi"/>
          <w:b/>
          <w:bCs/>
          <w:color w:val="000000" w:themeColor="text1"/>
          <w:shd w:val="clear" w:color="auto" w:fill="FFFFFF"/>
        </w:rPr>
      </w:pPr>
      <w:r w:rsidRPr="00415AEC">
        <w:rPr>
          <w:b/>
          <w:bCs/>
          <w:color w:val="000000" w:themeColor="text1"/>
          <w:shd w:val="clear" w:color="auto" w:fill="FFFFFF"/>
        </w:rPr>
        <w:t xml:space="preserve">                       </w:t>
      </w:r>
      <w:bookmarkStart w:id="23" w:name="_Toc138549760"/>
      <w:r w:rsidRPr="00415AEC">
        <w:rPr>
          <w:rFonts w:cstheme="minorHAnsi"/>
          <w:b/>
          <w:bCs/>
          <w:color w:val="000000" w:themeColor="text1"/>
          <w:shd w:val="clear" w:color="auto" w:fill="FFFFFF"/>
        </w:rPr>
        <w:t>3.3.1.2 ReLU</w:t>
      </w:r>
      <w:bookmarkEnd w:id="23"/>
    </w:p>
    <w:p w14:paraId="0E651333" w14:textId="77777777" w:rsidR="00C91ACE" w:rsidRDefault="00C91ACE" w:rsidP="00B952C1">
      <w:pPr>
        <w:spacing w:before="100" w:beforeAutospacing="1" w:after="100" w:afterAutospacing="1"/>
        <w:jc w:val="right"/>
        <w:rPr>
          <w:rFonts w:cs="Calibri"/>
        </w:rPr>
      </w:pPr>
      <w:r w:rsidRPr="00DB12D9">
        <w:rPr>
          <w:rFonts w:cstheme="minorHAnsi"/>
        </w:rPr>
        <w:t>The rectified linear activation function, abbreviated ReLU, is a piecewise linear function that outputs the input directly if it is positive; otherwise, it outputs zero</w:t>
      </w:r>
      <w:r>
        <w:rPr>
          <w:rFonts w:cstheme="minorHAnsi"/>
        </w:rPr>
        <w:t xml:space="preserve">. </w:t>
      </w:r>
      <w:r w:rsidRPr="00487C9C">
        <w:rPr>
          <w:rFonts w:cstheme="minorHAnsi"/>
        </w:rPr>
        <w:t>Any negative values in the filtered image are replaced with zeros in this layer. When the node input surpasses a certain threshold, this function is activated. As a result, the output is zero when the input is less than zero. When the input exceeds a certain threshold, it has a linear relationship with the dependent variable. This means that, in order to avoid summing with zero, it can enhance the speed of a training data set in a deep neural network faster than other activation functions</w:t>
      </w:r>
      <w:r>
        <w:rPr>
          <w:rFonts w:cs="Calibri"/>
        </w:rPr>
        <w:t>.</w:t>
      </w:r>
    </w:p>
    <w:p w14:paraId="569E31D1" w14:textId="1F662329" w:rsidR="00C91ACE" w:rsidRDefault="00080EB3" w:rsidP="00080EB3">
      <w:pPr>
        <w:spacing w:before="100" w:beforeAutospacing="1" w:after="100" w:afterAutospacing="1"/>
        <w:jc w:val="center"/>
        <w:rPr>
          <w:rFonts w:cstheme="minorHAnsi"/>
        </w:rPr>
      </w:pPr>
      <w:r>
        <w:rPr>
          <w:rFonts w:cs="Calibri"/>
          <w:noProof/>
          <w:rtl/>
          <w:lang w:val="he-IL"/>
        </w:rPr>
        <mc:AlternateContent>
          <mc:Choice Requires="wps">
            <w:drawing>
              <wp:anchor distT="0" distB="0" distL="114300" distR="114300" simplePos="0" relativeHeight="251651584" behindDoc="0" locked="0" layoutInCell="1" allowOverlap="1" wp14:anchorId="115E523D" wp14:editId="127DA8DE">
                <wp:simplePos x="0" y="0"/>
                <wp:positionH relativeFrom="margin">
                  <wp:posOffset>1984375</wp:posOffset>
                </wp:positionH>
                <wp:positionV relativeFrom="paragraph">
                  <wp:posOffset>2058035</wp:posOffset>
                </wp:positionV>
                <wp:extent cx="1813560" cy="266700"/>
                <wp:effectExtent l="0" t="0" r="15240" b="19050"/>
                <wp:wrapNone/>
                <wp:docPr id="23" name="Rectangle 10"/>
                <wp:cNvGraphicFramePr/>
                <a:graphic xmlns:a="http://schemas.openxmlformats.org/drawingml/2006/main">
                  <a:graphicData uri="http://schemas.microsoft.com/office/word/2010/wordprocessingShape">
                    <wps:wsp>
                      <wps:cNvSpPr/>
                      <wps:spPr>
                        <a:xfrm>
                          <a:off x="0" y="0"/>
                          <a:ext cx="181356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E5E059" w14:textId="77777777" w:rsidR="00C91ACE" w:rsidRDefault="00C91ACE" w:rsidP="00080EB3">
                            <w:pPr>
                              <w:jc w:val="center"/>
                            </w:pPr>
                            <w:r>
                              <w:t>Fig.6: ReLU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E523D" id="Rectangle 10" o:spid="_x0000_s1031" style="position:absolute;left:0;text-align:left;margin-left:156.25pt;margin-top:162.05pt;width:142.8pt;height:21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" fillcolor="white [3201]" strokecolor="#70ad47 [3209]" strokeweight="1pt">
                <v:textbox>
                  <w:txbxContent>
                    <w:p w14:paraId="59E5E059" w14:textId="77777777" w:rsidR="00C91ACE" w:rsidRDefault="00C91ACE" w:rsidP="00080EB3">
                      <w:pPr>
                        <w:jc w:val="center"/>
                      </w:pPr>
                      <w:r>
                        <w:t>Fig.6: ReLU function.</w:t>
                      </w:r>
                    </w:p>
                  </w:txbxContent>
                </v:textbox>
                <w10:wrap anchorx="margin"/>
              </v:rect>
            </w:pict>
          </mc:Fallback>
        </mc:AlternateContent>
      </w:r>
      <w:r w:rsidR="00C91ACE" w:rsidRPr="00285972">
        <w:rPr>
          <w:rFonts w:cs="Calibri"/>
          <w:noProof/>
          <w:rtl/>
        </w:rPr>
        <w:drawing>
          <wp:inline distT="0" distB="0" distL="0" distR="0" wp14:anchorId="23184194" wp14:editId="4982F95A">
            <wp:extent cx="1905266" cy="1981477"/>
            <wp:effectExtent l="0" t="0" r="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05266" cy="1981477"/>
                    </a:xfrm>
                    <a:prstGeom prst="rect">
                      <a:avLst/>
                    </a:prstGeom>
                  </pic:spPr>
                </pic:pic>
              </a:graphicData>
            </a:graphic>
          </wp:inline>
        </w:drawing>
      </w:r>
    </w:p>
    <w:p w14:paraId="0DE9F1CD" w14:textId="3C8041B9" w:rsidR="00C91ACE" w:rsidRDefault="00C91ACE" w:rsidP="00B952C1">
      <w:pPr>
        <w:spacing w:before="100" w:beforeAutospacing="1" w:after="100" w:afterAutospacing="1"/>
        <w:jc w:val="right"/>
        <w:rPr>
          <w:rFonts w:cstheme="minorHAnsi"/>
        </w:rPr>
      </w:pPr>
    </w:p>
    <w:p w14:paraId="62EDF4E7" w14:textId="77777777" w:rsidR="00C91ACE" w:rsidRDefault="00C91ACE" w:rsidP="00B952C1">
      <w:pPr>
        <w:spacing w:before="100" w:beforeAutospacing="1" w:after="100" w:afterAutospacing="1"/>
        <w:jc w:val="right"/>
        <w:rPr>
          <w:rFonts w:cstheme="minorHAnsi"/>
          <w:rtl/>
        </w:rPr>
      </w:pPr>
      <w:r>
        <w:rPr>
          <w:rFonts w:cstheme="minorHAnsi"/>
        </w:rPr>
        <w:t xml:space="preserve">                      </w:t>
      </w:r>
    </w:p>
    <w:p w14:paraId="358AAB0F" w14:textId="77777777" w:rsidR="004B640F" w:rsidRDefault="00C91ACE" w:rsidP="00415AEC">
      <w:pPr>
        <w:pStyle w:val="ab"/>
        <w:jc w:val="right"/>
      </w:pPr>
      <w:r>
        <w:t xml:space="preserve">           </w:t>
      </w:r>
    </w:p>
    <w:p w14:paraId="5DD91AEE" w14:textId="081F5849" w:rsidR="00C91ACE" w:rsidRPr="00415AEC" w:rsidRDefault="00C91ACE" w:rsidP="00415AEC">
      <w:pPr>
        <w:pStyle w:val="ab"/>
        <w:jc w:val="right"/>
        <w:rPr>
          <w:b/>
          <w:bCs/>
        </w:rPr>
      </w:pPr>
      <w:r>
        <w:lastRenderedPageBreak/>
        <w:t xml:space="preserve">             </w:t>
      </w:r>
      <w:bookmarkStart w:id="24" w:name="_Toc138549761"/>
      <w:r w:rsidRPr="00415AEC">
        <w:rPr>
          <w:b/>
          <w:bCs/>
          <w:color w:val="000000" w:themeColor="text1"/>
        </w:rPr>
        <w:t>3.3.1.3 Leaky ReLU</w:t>
      </w:r>
      <w:bookmarkEnd w:id="24"/>
    </w:p>
    <w:p w14:paraId="6CEB1492" w14:textId="77777777" w:rsidR="00C91ACE" w:rsidRPr="00BA0788" w:rsidRDefault="00C91ACE" w:rsidP="00B952C1">
      <w:pPr>
        <w:spacing w:before="100" w:beforeAutospacing="1" w:after="100" w:afterAutospacing="1"/>
        <w:jc w:val="right"/>
        <w:rPr>
          <w:rFonts w:cstheme="minorHAnsi"/>
        </w:rPr>
      </w:pPr>
      <w:r w:rsidRPr="00BA0788">
        <w:rPr>
          <w:rFonts w:cstheme="minorHAnsi"/>
        </w:rPr>
        <w:t>Because all negative gradient values become 0, the weights for some neurons are not updated during backpropagation, this is called the dying ReLU problem</w:t>
      </w:r>
      <w:r w:rsidRPr="00BA0788">
        <w:rPr>
          <w:rFonts w:cs="Calibri"/>
        </w:rPr>
        <w:t>.</w:t>
      </w:r>
    </w:p>
    <w:p w14:paraId="11810566" w14:textId="77777777" w:rsidR="00C91ACE" w:rsidRDefault="00C91ACE" w:rsidP="00B952C1">
      <w:pPr>
        <w:spacing w:before="100" w:beforeAutospacing="1" w:after="100" w:afterAutospacing="1"/>
        <w:jc w:val="right"/>
        <w:rPr>
          <w:rFonts w:cs="Calibri"/>
        </w:rPr>
      </w:pPr>
      <w:r w:rsidRPr="00BA0788">
        <w:rPr>
          <w:rFonts w:cstheme="minorHAnsi"/>
        </w:rPr>
        <w:t>When there is a lot of noise or outliers in the data: Leaky ReLU can yield a non-zero output for negative input values, which might help to prevent rejecting potentially significant information (as mentioned above in the dying problem)</w:t>
      </w:r>
      <w:r w:rsidRPr="00BA0788">
        <w:rPr>
          <w:rFonts w:cs="Calibri"/>
        </w:rPr>
        <w:t>.</w:t>
      </w:r>
    </w:p>
    <w:p w14:paraId="1DB8E450" w14:textId="76A28D0E" w:rsidR="00C91ACE" w:rsidRPr="00BA0788" w:rsidRDefault="00080EB3" w:rsidP="00080EB3">
      <w:pPr>
        <w:spacing w:before="100" w:beforeAutospacing="1" w:after="100" w:afterAutospacing="1"/>
        <w:jc w:val="center"/>
        <w:rPr>
          <w:rFonts w:cstheme="minorHAnsi"/>
        </w:rPr>
      </w:pPr>
      <w:r>
        <w:rPr>
          <w:rFonts w:cs="Calibri"/>
          <w:noProof/>
          <w:rtl/>
          <w:lang w:val="he-IL"/>
        </w:rPr>
        <mc:AlternateContent>
          <mc:Choice Requires="wps">
            <w:drawing>
              <wp:anchor distT="0" distB="0" distL="114300" distR="114300" simplePos="0" relativeHeight="251653632" behindDoc="0" locked="0" layoutInCell="1" allowOverlap="1" wp14:anchorId="6BFCCD05" wp14:editId="550A4FE4">
                <wp:simplePos x="0" y="0"/>
                <wp:positionH relativeFrom="margin">
                  <wp:align>center</wp:align>
                </wp:positionH>
                <wp:positionV relativeFrom="paragraph">
                  <wp:posOffset>1683385</wp:posOffset>
                </wp:positionV>
                <wp:extent cx="1996440" cy="266700"/>
                <wp:effectExtent l="0" t="0" r="22860" b="19050"/>
                <wp:wrapNone/>
                <wp:docPr id="24" name="Rectangle 18"/>
                <wp:cNvGraphicFramePr/>
                <a:graphic xmlns:a="http://schemas.openxmlformats.org/drawingml/2006/main">
                  <a:graphicData uri="http://schemas.microsoft.com/office/word/2010/wordprocessingShape">
                    <wps:wsp>
                      <wps:cNvSpPr/>
                      <wps:spPr>
                        <a:xfrm>
                          <a:off x="0" y="0"/>
                          <a:ext cx="199644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E6BEE3" w14:textId="77777777" w:rsidR="00C91ACE" w:rsidRDefault="00C91ACE" w:rsidP="00080EB3">
                            <w:pPr>
                              <w:jc w:val="center"/>
                            </w:pPr>
                            <w:r>
                              <w:t>Fig.7: Leaky ReLU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CCD05" id="Rectangle 18" o:spid="_x0000_s1032" style="position:absolute;left:0;text-align:left;margin-left:0;margin-top:132.55pt;width:157.2pt;height:21pt;z-index:251653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" fillcolor="white [3201]" strokecolor="#70ad47 [3209]" strokeweight="1pt">
                <v:textbox>
                  <w:txbxContent>
                    <w:p w14:paraId="44E6BEE3" w14:textId="77777777" w:rsidR="00C91ACE" w:rsidRDefault="00C91ACE" w:rsidP="00080EB3">
                      <w:pPr>
                        <w:jc w:val="center"/>
                      </w:pPr>
                      <w:r>
                        <w:t>Fig.7: Leaky ReLU function.</w:t>
                      </w:r>
                    </w:p>
                  </w:txbxContent>
                </v:textbox>
                <w10:wrap anchorx="margin"/>
              </v:rect>
            </w:pict>
          </mc:Fallback>
        </mc:AlternateContent>
      </w:r>
      <w:r w:rsidR="00C91ACE" w:rsidRPr="00A04D88">
        <w:rPr>
          <w:rFonts w:cs="Calibri"/>
          <w:noProof/>
          <w:rtl/>
        </w:rPr>
        <w:drawing>
          <wp:inline distT="0" distB="0" distL="0" distR="0" wp14:anchorId="1D4BF2DD" wp14:editId="05B0D58A">
            <wp:extent cx="2476846" cy="1676634"/>
            <wp:effectExtent l="0" t="0" r="0" b="0"/>
            <wp:docPr id="32" name="תמונה 32" descr="תמונה שמכילה קו, עלילה, תרשים,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תמונה 32" descr="תמונה שמכילה קו, עלילה, תרשים, גופן&#10;&#10;התיאור נוצר באופן אוטומטי"/>
                    <pic:cNvPicPr/>
                  </pic:nvPicPr>
                  <pic:blipFill>
                    <a:blip r:embed="rId19"/>
                    <a:stretch>
                      <a:fillRect/>
                    </a:stretch>
                  </pic:blipFill>
                  <pic:spPr>
                    <a:xfrm>
                      <a:off x="0" y="0"/>
                      <a:ext cx="2476846" cy="1676634"/>
                    </a:xfrm>
                    <a:prstGeom prst="rect">
                      <a:avLst/>
                    </a:prstGeom>
                  </pic:spPr>
                </pic:pic>
              </a:graphicData>
            </a:graphic>
          </wp:inline>
        </w:drawing>
      </w:r>
    </w:p>
    <w:p w14:paraId="591B84C3" w14:textId="7EA76389" w:rsidR="00C91ACE" w:rsidRDefault="00C91ACE" w:rsidP="00762DC2">
      <w:pPr>
        <w:spacing w:before="100" w:beforeAutospacing="1" w:after="100" w:afterAutospacing="1"/>
        <w:jc w:val="right"/>
        <w:rPr>
          <w:rFonts w:cstheme="minorHAnsi"/>
        </w:rPr>
      </w:pPr>
    </w:p>
    <w:p w14:paraId="0FC1136C" w14:textId="07A7B6C6" w:rsidR="00C91ACE" w:rsidRDefault="00C91ACE" w:rsidP="00B952C1">
      <w:pPr>
        <w:spacing w:before="100" w:beforeAutospacing="1" w:after="100" w:afterAutospacing="1"/>
        <w:jc w:val="right"/>
        <w:rPr>
          <w:rFonts w:cstheme="minorHAnsi"/>
        </w:rPr>
      </w:pPr>
      <w:r>
        <w:rPr>
          <w:rFonts w:cstheme="minorHAnsi"/>
        </w:rPr>
        <w:t xml:space="preserve">                </w:t>
      </w:r>
    </w:p>
    <w:p w14:paraId="7D12BCE5" w14:textId="77777777" w:rsidR="00C91ACE" w:rsidRPr="00415AEC" w:rsidRDefault="00C91ACE" w:rsidP="00415AEC">
      <w:pPr>
        <w:pStyle w:val="ab"/>
        <w:jc w:val="right"/>
        <w:rPr>
          <w:b/>
          <w:bCs/>
          <w:color w:val="000000" w:themeColor="text1"/>
          <w:shd w:val="clear" w:color="auto" w:fill="FFFFFF"/>
        </w:rPr>
      </w:pPr>
      <w:r w:rsidRPr="00415AEC">
        <w:rPr>
          <w:b/>
          <w:bCs/>
          <w:color w:val="000000" w:themeColor="text1"/>
        </w:rPr>
        <w:t xml:space="preserve">                   </w:t>
      </w:r>
      <w:r w:rsidRPr="00415AEC">
        <w:rPr>
          <w:rFonts w:ascii="IBM Plex Sans" w:hAnsi="IBM Plex Sans"/>
          <w:b/>
          <w:bCs/>
          <w:color w:val="000000" w:themeColor="text1"/>
          <w:shd w:val="clear" w:color="auto" w:fill="FFFFFF"/>
        </w:rPr>
        <w:t xml:space="preserve"> </w:t>
      </w:r>
      <w:bookmarkStart w:id="25" w:name="_Toc138549762"/>
      <w:r w:rsidRPr="00415AEC">
        <w:rPr>
          <w:b/>
          <w:bCs/>
          <w:color w:val="000000" w:themeColor="text1"/>
          <w:shd w:val="clear" w:color="auto" w:fill="FFFFFF"/>
        </w:rPr>
        <w:t>3.3.1.4 Activation function</w:t>
      </w:r>
      <w:bookmarkEnd w:id="25"/>
    </w:p>
    <w:p w14:paraId="52E592E7" w14:textId="77777777" w:rsidR="00C91ACE" w:rsidRPr="00851FCD" w:rsidRDefault="00C91ACE" w:rsidP="00B952C1">
      <w:pPr>
        <w:spacing w:before="100" w:beforeAutospacing="1" w:after="100" w:afterAutospacing="1"/>
        <w:jc w:val="right"/>
        <w:rPr>
          <w:rFonts w:cstheme="minorHAnsi"/>
          <w:color w:val="161616"/>
          <w:shd w:val="clear" w:color="auto" w:fill="FFFFFF"/>
        </w:rPr>
      </w:pPr>
      <w:r w:rsidRPr="001771AE">
        <w:rPr>
          <w:rFonts w:cstheme="minorHAnsi"/>
          <w:color w:val="161616"/>
          <w:shd w:val="clear" w:color="auto" w:fill="FFFFFF"/>
        </w:rPr>
        <w:t>An Activation Function determines whether a neuron should be activated</w:t>
      </w:r>
      <w:r>
        <w:rPr>
          <w:rFonts w:cstheme="minorHAnsi"/>
          <w:color w:val="161616"/>
          <w:shd w:val="clear" w:color="auto" w:fill="FFFFFF"/>
        </w:rPr>
        <w:t xml:space="preserve"> or not</w:t>
      </w:r>
      <w:r w:rsidRPr="001771AE">
        <w:rPr>
          <w:rFonts w:cstheme="minorHAnsi"/>
          <w:color w:val="161616"/>
          <w:shd w:val="clear" w:color="auto" w:fill="FFFFFF"/>
        </w:rPr>
        <w:t>. This means that it</w:t>
      </w:r>
      <w:r>
        <w:rPr>
          <w:rFonts w:cstheme="minorHAnsi"/>
          <w:color w:val="161616"/>
          <w:shd w:val="clear" w:color="auto" w:fill="FFFFFF"/>
        </w:rPr>
        <w:t xml:space="preserve"> </w:t>
      </w:r>
      <w:r w:rsidRPr="001771AE">
        <w:rPr>
          <w:rFonts w:cstheme="minorHAnsi"/>
          <w:color w:val="161616"/>
          <w:shd w:val="clear" w:color="auto" w:fill="FFFFFF"/>
        </w:rPr>
        <w:t>use</w:t>
      </w:r>
      <w:r>
        <w:rPr>
          <w:rFonts w:cstheme="minorHAnsi"/>
          <w:color w:val="161616"/>
          <w:shd w:val="clear" w:color="auto" w:fill="FFFFFF"/>
        </w:rPr>
        <w:t>s</w:t>
      </w:r>
      <w:r w:rsidRPr="001771AE">
        <w:rPr>
          <w:rFonts w:cstheme="minorHAnsi"/>
          <w:color w:val="161616"/>
          <w:shd w:val="clear" w:color="auto" w:fill="FFFFFF"/>
        </w:rPr>
        <w:t xml:space="preserve"> simpler mathematical operations to determine whether the neuron's input to the network is essential or not throughout the pr</w:t>
      </w:r>
      <w:r>
        <w:rPr>
          <w:rFonts w:cstheme="minorHAnsi"/>
          <w:color w:val="161616"/>
          <w:shd w:val="clear" w:color="auto" w:fill="FFFFFF"/>
        </w:rPr>
        <w:t>ocess of prediction.</w:t>
      </w:r>
    </w:p>
    <w:p w14:paraId="4C418F8B" w14:textId="77777777" w:rsidR="00C91ACE" w:rsidRPr="000E2275" w:rsidRDefault="00C91ACE" w:rsidP="00B952C1">
      <w:pPr>
        <w:spacing w:before="100" w:beforeAutospacing="1" w:after="100" w:afterAutospacing="1"/>
        <w:jc w:val="right"/>
        <w:rPr>
          <w:rFonts w:cstheme="minorHAnsi"/>
        </w:rPr>
      </w:pPr>
    </w:p>
    <w:p w14:paraId="0A2CA95B" w14:textId="77777777" w:rsidR="00C91ACE" w:rsidRPr="00415AEC" w:rsidRDefault="00C91ACE" w:rsidP="00415AEC">
      <w:pPr>
        <w:pStyle w:val="ab"/>
        <w:jc w:val="right"/>
        <w:rPr>
          <w:b/>
          <w:bCs/>
          <w:color w:val="000000" w:themeColor="text1"/>
        </w:rPr>
      </w:pPr>
      <w:r w:rsidRPr="00415AEC">
        <w:rPr>
          <w:b/>
          <w:bCs/>
          <w:color w:val="000000" w:themeColor="text1"/>
        </w:rPr>
        <w:t xml:space="preserve">              </w:t>
      </w:r>
      <w:bookmarkStart w:id="26" w:name="_Toc138549763"/>
      <w:r w:rsidRPr="00415AEC">
        <w:rPr>
          <w:b/>
          <w:bCs/>
          <w:color w:val="000000" w:themeColor="text1"/>
        </w:rPr>
        <w:t>3.3.2 Pooling layer (Downsampling)</w:t>
      </w:r>
      <w:bookmarkEnd w:id="26"/>
    </w:p>
    <w:p w14:paraId="6E69C413" w14:textId="4A62F529" w:rsidR="00C91ACE" w:rsidRDefault="00C91ACE" w:rsidP="00B952C1">
      <w:pPr>
        <w:spacing w:before="100" w:beforeAutospacing="1" w:after="100" w:afterAutospacing="1"/>
        <w:jc w:val="right"/>
        <w:rPr>
          <w:rFonts w:cs="Arial"/>
        </w:rPr>
      </w:pPr>
      <w:r w:rsidRPr="00A35323">
        <w:t>Pooling layers, also known as Downsampling, reduces the number of parameters in the input by performing dimensionality reduction. The pooling process, like the convolutional layer, sweeps a filter across the entire input, but this filter does not have any weights. Instead, the kernel applies an aggregation function on the receptive field values, creating the output array</w:t>
      </w:r>
      <w:r w:rsidRPr="00A35323">
        <w:rPr>
          <w:rFonts w:cs="Arial"/>
        </w:rPr>
        <w:t>.</w:t>
      </w:r>
      <w:r>
        <w:rPr>
          <w:rFonts w:cs="Arial"/>
        </w:rPr>
        <w:t xml:space="preserve"> </w:t>
      </w:r>
      <w:r w:rsidRPr="00121EC9">
        <w:rPr>
          <w:rFonts w:cs="Arial"/>
        </w:rPr>
        <w:t xml:space="preserve">While much information is lost in the pooling layer, it does have </w:t>
      </w:r>
      <w:r w:rsidR="001801A5">
        <w:rPr>
          <w:rFonts w:cs="Arial"/>
        </w:rPr>
        <w:t>several</w:t>
      </w:r>
      <w:r w:rsidRPr="00121EC9">
        <w:rPr>
          <w:rFonts w:cs="Arial"/>
        </w:rPr>
        <w:t xml:space="preserve"> advantages for the CNN. They aid in the reduction of complexity, the enhancement of efficiency, and the reduction of the risk of overfitting</w:t>
      </w:r>
      <w:r>
        <w:rPr>
          <w:rFonts w:cs="Arial"/>
        </w:rPr>
        <w:t>.</w:t>
      </w:r>
    </w:p>
    <w:p w14:paraId="6970F675" w14:textId="77777777" w:rsidR="004B640F" w:rsidRDefault="00C91ACE" w:rsidP="00415AEC">
      <w:pPr>
        <w:pStyle w:val="ab"/>
        <w:jc w:val="right"/>
        <w:rPr>
          <w:b/>
          <w:bCs/>
          <w:color w:val="000000" w:themeColor="text1"/>
        </w:rPr>
      </w:pPr>
      <w:r w:rsidRPr="00415AEC">
        <w:rPr>
          <w:b/>
          <w:bCs/>
          <w:color w:val="000000" w:themeColor="text1"/>
        </w:rPr>
        <w:t xml:space="preserve">           </w:t>
      </w:r>
    </w:p>
    <w:p w14:paraId="33DBC0AA" w14:textId="77777777" w:rsidR="004B640F" w:rsidRDefault="004B640F" w:rsidP="00415AEC">
      <w:pPr>
        <w:pStyle w:val="ab"/>
        <w:jc w:val="right"/>
        <w:rPr>
          <w:b/>
          <w:bCs/>
          <w:color w:val="000000" w:themeColor="text1"/>
        </w:rPr>
      </w:pPr>
    </w:p>
    <w:p w14:paraId="5A58A106" w14:textId="77777777" w:rsidR="004B640F" w:rsidRDefault="004B640F" w:rsidP="00415AEC">
      <w:pPr>
        <w:pStyle w:val="ab"/>
        <w:jc w:val="right"/>
        <w:rPr>
          <w:b/>
          <w:bCs/>
          <w:color w:val="000000" w:themeColor="text1"/>
        </w:rPr>
      </w:pPr>
    </w:p>
    <w:p w14:paraId="784A4B9D" w14:textId="77777777" w:rsidR="004B640F" w:rsidRDefault="004B640F" w:rsidP="00415AEC">
      <w:pPr>
        <w:pStyle w:val="ab"/>
        <w:jc w:val="right"/>
        <w:rPr>
          <w:b/>
          <w:bCs/>
          <w:color w:val="000000" w:themeColor="text1"/>
        </w:rPr>
      </w:pPr>
    </w:p>
    <w:p w14:paraId="21FF5C05" w14:textId="77777777" w:rsidR="004B640F" w:rsidRDefault="004B640F" w:rsidP="00415AEC">
      <w:pPr>
        <w:pStyle w:val="ab"/>
        <w:jc w:val="right"/>
        <w:rPr>
          <w:b/>
          <w:bCs/>
          <w:color w:val="000000" w:themeColor="text1"/>
        </w:rPr>
      </w:pPr>
    </w:p>
    <w:p w14:paraId="6A93F9B2" w14:textId="5543B83A" w:rsidR="00C91ACE" w:rsidRPr="00415AEC" w:rsidRDefault="00C91ACE" w:rsidP="00415AEC">
      <w:pPr>
        <w:pStyle w:val="ab"/>
        <w:jc w:val="right"/>
        <w:rPr>
          <w:b/>
          <w:bCs/>
          <w:color w:val="000000" w:themeColor="text1"/>
        </w:rPr>
      </w:pPr>
      <w:r w:rsidRPr="00415AEC">
        <w:rPr>
          <w:b/>
          <w:bCs/>
          <w:color w:val="000000" w:themeColor="text1"/>
        </w:rPr>
        <w:lastRenderedPageBreak/>
        <w:t xml:space="preserve">    </w:t>
      </w:r>
      <w:bookmarkStart w:id="27" w:name="_Toc138549764"/>
      <w:r w:rsidRPr="00415AEC">
        <w:rPr>
          <w:b/>
          <w:bCs/>
          <w:color w:val="000000" w:themeColor="text1"/>
        </w:rPr>
        <w:t>3.3.2.1 Max Pooling</w:t>
      </w:r>
      <w:bookmarkEnd w:id="27"/>
    </w:p>
    <w:p w14:paraId="49DF17FA" w14:textId="77777777" w:rsidR="00C91ACE" w:rsidRDefault="00C91ACE" w:rsidP="00B952C1">
      <w:pPr>
        <w:spacing w:before="100" w:beforeAutospacing="1" w:after="100" w:afterAutospacing="1"/>
        <w:jc w:val="right"/>
        <w:rPr>
          <w:rFonts w:ascii="IBM Plex Sans" w:hAnsi="IBM Plex Sans"/>
          <w:color w:val="161616"/>
          <w:shd w:val="clear" w:color="auto" w:fill="FFFFFF"/>
        </w:rPr>
      </w:pPr>
      <w:r w:rsidRPr="00FB2272">
        <w:rPr>
          <w:rFonts w:cstheme="minorHAnsi"/>
        </w:rPr>
        <w:t xml:space="preserve">Type of pooling: </w:t>
      </w:r>
      <w:r w:rsidRPr="00FB2272">
        <w:rPr>
          <w:rFonts w:cstheme="minorHAnsi"/>
          <w:color w:val="161616"/>
          <w:shd w:val="clear" w:color="auto" w:fill="FFFFFF"/>
        </w:rPr>
        <w:t>as the filter moves across the input, it selects the pixel with the maximum value to send to the output array</w:t>
      </w:r>
      <w:r>
        <w:rPr>
          <w:rFonts w:ascii="IBM Plex Sans" w:hAnsi="IBM Plex Sans"/>
          <w:color w:val="161616"/>
          <w:shd w:val="clear" w:color="auto" w:fill="FFFFFF"/>
        </w:rPr>
        <w:t>. </w:t>
      </w:r>
    </w:p>
    <w:p w14:paraId="0EA7A465" w14:textId="77777777" w:rsidR="00C91ACE" w:rsidRPr="002010E2" w:rsidRDefault="00C91ACE" w:rsidP="00375D7B">
      <w:pPr>
        <w:spacing w:before="100" w:beforeAutospacing="1" w:after="100" w:afterAutospacing="1"/>
        <w:jc w:val="center"/>
        <w:rPr>
          <w:rFonts w:cstheme="minorHAnsi"/>
        </w:rPr>
      </w:pPr>
      <w:r>
        <w:rPr>
          <w:rFonts w:cs="Calibri"/>
          <w:noProof/>
          <w:rtl/>
          <w:lang w:val="he-IL"/>
        </w:rPr>
        <mc:AlternateContent>
          <mc:Choice Requires="wps">
            <w:drawing>
              <wp:anchor distT="0" distB="0" distL="114300" distR="114300" simplePos="0" relativeHeight="251652608" behindDoc="0" locked="0" layoutInCell="1" allowOverlap="1" wp14:anchorId="5996043C" wp14:editId="6B2D54B3">
                <wp:simplePos x="0" y="0"/>
                <wp:positionH relativeFrom="margin">
                  <wp:posOffset>1258570</wp:posOffset>
                </wp:positionH>
                <wp:positionV relativeFrom="paragraph">
                  <wp:posOffset>1767205</wp:posOffset>
                </wp:positionV>
                <wp:extent cx="1996440" cy="266700"/>
                <wp:effectExtent l="0" t="0" r="22860" b="19050"/>
                <wp:wrapNone/>
                <wp:docPr id="25" name="Rectangle 13"/>
                <wp:cNvGraphicFramePr/>
                <a:graphic xmlns:a="http://schemas.openxmlformats.org/drawingml/2006/main">
                  <a:graphicData uri="http://schemas.microsoft.com/office/word/2010/wordprocessingShape">
                    <wps:wsp>
                      <wps:cNvSpPr/>
                      <wps:spPr>
                        <a:xfrm>
                          <a:off x="0" y="0"/>
                          <a:ext cx="199644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17466F" w14:textId="77777777" w:rsidR="00C91ACE" w:rsidRDefault="00C91ACE" w:rsidP="00375D7B">
                            <w:pPr>
                              <w:jc w:val="center"/>
                            </w:pPr>
                            <w:r>
                              <w:t>Fig.8: Max Pooling Operation.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6043C" id="Rectangle 13" o:spid="_x0000_s1033" style="position:absolute;left:0;text-align:left;margin-left:99.1pt;margin-top:139.15pt;width:157.2pt;height:21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" fillcolor="white [3201]" strokecolor="#70ad47 [3209]" strokeweight="1pt">
                <v:textbox>
                  <w:txbxContent>
                    <w:p w14:paraId="2417466F" w14:textId="77777777" w:rsidR="00C91ACE" w:rsidRDefault="00C91ACE" w:rsidP="00375D7B">
                      <w:pPr>
                        <w:jc w:val="center"/>
                      </w:pPr>
                      <w:r>
                        <w:t>Fig.8: Max Pooling Operation.</w:t>
                      </w:r>
                    </w:p>
                  </w:txbxContent>
                </v:textbox>
                <w10:wrap anchorx="margin"/>
              </v:rect>
            </w:pict>
          </mc:Fallback>
        </mc:AlternateContent>
      </w:r>
      <w:r w:rsidRPr="000122B9">
        <w:rPr>
          <w:rFonts w:cs="Calibri"/>
          <w:noProof/>
          <w:rtl/>
        </w:rPr>
        <w:drawing>
          <wp:inline distT="0" distB="0" distL="0" distR="0" wp14:anchorId="45174E3D" wp14:editId="2A2153B3">
            <wp:extent cx="4153480" cy="1733792"/>
            <wp:effectExtent l="0" t="0" r="0" b="0"/>
            <wp:docPr id="12" name="Picture 12" descr="תמונה שמכילה טקסט, צילום מסך, ריבוע,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תמונה שמכילה טקסט, צילום מסך, ריבוע, קו&#10;&#10;התיאור נוצר באופן אוטומטי"/>
                    <pic:cNvPicPr/>
                  </pic:nvPicPr>
                  <pic:blipFill>
                    <a:blip r:embed="rId20"/>
                    <a:stretch>
                      <a:fillRect/>
                    </a:stretch>
                  </pic:blipFill>
                  <pic:spPr>
                    <a:xfrm>
                      <a:off x="0" y="0"/>
                      <a:ext cx="4153480" cy="1733792"/>
                    </a:xfrm>
                    <a:prstGeom prst="rect">
                      <a:avLst/>
                    </a:prstGeom>
                  </pic:spPr>
                </pic:pic>
              </a:graphicData>
            </a:graphic>
          </wp:inline>
        </w:drawing>
      </w:r>
    </w:p>
    <w:p w14:paraId="505A709C" w14:textId="77777777" w:rsidR="00C91ACE" w:rsidRDefault="00C91ACE" w:rsidP="00B952C1">
      <w:pPr>
        <w:spacing w:before="100" w:beforeAutospacing="1" w:after="100" w:afterAutospacing="1"/>
        <w:jc w:val="right"/>
        <w:rPr>
          <w:b/>
          <w:bCs/>
        </w:rPr>
      </w:pPr>
      <w:r>
        <w:rPr>
          <w:b/>
          <w:bCs/>
        </w:rPr>
        <w:t xml:space="preserve">              </w:t>
      </w:r>
    </w:p>
    <w:p w14:paraId="389EFA2C" w14:textId="77777777" w:rsidR="00C91ACE" w:rsidRPr="00415AEC" w:rsidRDefault="00C91ACE" w:rsidP="00415AEC">
      <w:pPr>
        <w:pStyle w:val="ab"/>
        <w:jc w:val="right"/>
        <w:rPr>
          <w:b/>
          <w:bCs/>
          <w:color w:val="000000" w:themeColor="text1"/>
        </w:rPr>
      </w:pPr>
      <w:r w:rsidRPr="00415AEC">
        <w:rPr>
          <w:b/>
          <w:bCs/>
          <w:color w:val="000000" w:themeColor="text1"/>
        </w:rPr>
        <w:t xml:space="preserve">          </w:t>
      </w:r>
      <w:bookmarkStart w:id="28" w:name="_Toc138549765"/>
      <w:r w:rsidRPr="00415AEC">
        <w:rPr>
          <w:b/>
          <w:bCs/>
          <w:color w:val="000000" w:themeColor="text1"/>
        </w:rPr>
        <w:t>3.3.2.2 Sum Pooling</w:t>
      </w:r>
      <w:bookmarkEnd w:id="28"/>
    </w:p>
    <w:p w14:paraId="45F03A3C" w14:textId="77777777" w:rsidR="00C91ACE" w:rsidRPr="00FB2272" w:rsidRDefault="00C91ACE" w:rsidP="00B952C1">
      <w:pPr>
        <w:spacing w:before="100" w:beforeAutospacing="1" w:after="100" w:afterAutospacing="1"/>
        <w:jc w:val="right"/>
        <w:rPr>
          <w:rFonts w:cstheme="minorHAnsi"/>
          <w:color w:val="161616"/>
          <w:shd w:val="clear" w:color="auto" w:fill="FFFFFF"/>
        </w:rPr>
      </w:pPr>
      <w:r w:rsidRPr="00FB2272">
        <w:rPr>
          <w:rFonts w:cstheme="minorHAnsi"/>
        </w:rPr>
        <w:t xml:space="preserve">Type of pooling: </w:t>
      </w:r>
      <w:r w:rsidRPr="00FB2272">
        <w:rPr>
          <w:rFonts w:cstheme="minorHAnsi"/>
          <w:color w:val="161616"/>
          <w:shd w:val="clear" w:color="auto" w:fill="FFFFFF"/>
        </w:rPr>
        <w:t>as the filter moves across the input, it calculates the sum of all the pixels in the window, and each element in the resulting pooled feature map represents the sum of the values in the pooling window in the input feature map.</w:t>
      </w:r>
    </w:p>
    <w:p w14:paraId="37C4A28A" w14:textId="77777777" w:rsidR="00C91ACE" w:rsidRPr="00415AEC" w:rsidRDefault="00C91ACE" w:rsidP="00415AEC">
      <w:pPr>
        <w:pStyle w:val="ab"/>
        <w:jc w:val="right"/>
        <w:rPr>
          <w:b/>
          <w:bCs/>
          <w:color w:val="000000" w:themeColor="text1"/>
        </w:rPr>
      </w:pPr>
      <w:r w:rsidRPr="00415AEC">
        <w:rPr>
          <w:b/>
          <w:bCs/>
          <w:color w:val="000000" w:themeColor="text1"/>
        </w:rPr>
        <w:t xml:space="preserve">          </w:t>
      </w:r>
      <w:bookmarkStart w:id="29" w:name="_Toc138549766"/>
      <w:r w:rsidRPr="00415AEC">
        <w:rPr>
          <w:b/>
          <w:bCs/>
          <w:color w:val="000000" w:themeColor="text1"/>
        </w:rPr>
        <w:t>3.3.3 Fully Connected layer</w:t>
      </w:r>
      <w:bookmarkEnd w:id="29"/>
    </w:p>
    <w:p w14:paraId="0D9C4CC5" w14:textId="77777777" w:rsidR="00C91ACE" w:rsidRPr="00504B86" w:rsidRDefault="00C91ACE" w:rsidP="00B952C1">
      <w:pPr>
        <w:spacing w:before="100" w:beforeAutospacing="1" w:after="100" w:afterAutospacing="1"/>
        <w:jc w:val="right"/>
        <w:rPr>
          <w:rFonts w:cs="Calibri"/>
          <w:rtl/>
        </w:rPr>
      </w:pPr>
      <w:r w:rsidRPr="00504B86">
        <w:rPr>
          <w:rFonts w:cs="Calibri"/>
        </w:rPr>
        <w:t>Each node in the output layer connects directly to a node in the preceding layer in the fully connected layer</w:t>
      </w:r>
      <w:r>
        <w:rPr>
          <w:rFonts w:cs="Calibri"/>
        </w:rPr>
        <w:t>.</w:t>
      </w:r>
    </w:p>
    <w:p w14:paraId="6F13129C" w14:textId="68E0503C" w:rsidR="00C91ACE" w:rsidRDefault="00C91ACE" w:rsidP="00B952C1">
      <w:pPr>
        <w:shd w:val="clear" w:color="auto" w:fill="FFFFFF"/>
        <w:bidi w:val="0"/>
        <w:spacing w:before="100" w:beforeAutospacing="1" w:after="100" w:afterAutospacing="1" w:line="450" w:lineRule="atLeast"/>
        <w:outlineLvl w:val="0"/>
        <w:rPr>
          <w:rFonts w:eastAsia="Times New Roman" w:cstheme="minorHAnsi"/>
          <w:b/>
          <w:bCs/>
          <w:color w:val="292929"/>
          <w:spacing w:val="-4"/>
          <w:kern w:val="36"/>
        </w:rPr>
      </w:pPr>
      <w:r w:rsidRPr="00504B86">
        <w:rPr>
          <w:rFonts w:cs="Calibri"/>
        </w:rPr>
        <w:t>This layer performs c</w:t>
      </w:r>
      <w:r>
        <w:rPr>
          <w:rFonts w:cs="Calibri"/>
        </w:rPr>
        <w:t>lassification</w:t>
      </w:r>
      <w:r w:rsidRPr="00504B86">
        <w:rPr>
          <w:rFonts w:cs="Calibri"/>
        </w:rPr>
        <w:t xml:space="preserve"> based on the features retrieved by the previous layers and</w:t>
      </w:r>
      <w:r w:rsidR="007930E3">
        <w:rPr>
          <w:rFonts w:cs="Calibri"/>
        </w:rPr>
        <w:t xml:space="preserve"> </w:t>
      </w:r>
      <w:r w:rsidRPr="00504B86">
        <w:rPr>
          <w:rFonts w:cs="Calibri"/>
        </w:rPr>
        <w:t xml:space="preserve"> their various filters</w:t>
      </w:r>
      <w:r>
        <w:rPr>
          <w:rFonts w:cs="Calibri"/>
        </w:rPr>
        <w:t>.</w:t>
      </w:r>
    </w:p>
    <w:p w14:paraId="15A2014D" w14:textId="44C664AB" w:rsidR="002A0953" w:rsidRPr="00415AEC" w:rsidRDefault="00CE70CC" w:rsidP="00415AEC">
      <w:pPr>
        <w:pStyle w:val="ab"/>
        <w:bidi w:val="0"/>
        <w:rPr>
          <w:rFonts w:eastAsia="Times New Roman"/>
          <w:b/>
          <w:bCs/>
          <w:color w:val="000000" w:themeColor="text1"/>
        </w:rPr>
      </w:pPr>
      <w:bookmarkStart w:id="30" w:name="_Toc138549767"/>
      <w:r w:rsidRPr="00415AEC">
        <w:rPr>
          <w:rFonts w:eastAsia="Times New Roman"/>
          <w:b/>
          <w:bCs/>
          <w:color w:val="000000" w:themeColor="text1"/>
        </w:rPr>
        <w:t xml:space="preserve">3.4 </w:t>
      </w:r>
      <w:r w:rsidR="002A0953" w:rsidRPr="00415AEC">
        <w:rPr>
          <w:rFonts w:eastAsia="Times New Roman"/>
          <w:b/>
          <w:bCs/>
          <w:color w:val="000000" w:themeColor="text1"/>
        </w:rPr>
        <w:t>Message Passing Networks</w:t>
      </w:r>
      <w:bookmarkEnd w:id="30"/>
    </w:p>
    <w:p w14:paraId="0318ACA9" w14:textId="541D4D0A" w:rsidR="002A0953" w:rsidRPr="002A0953" w:rsidRDefault="002A0953" w:rsidP="00B952C1">
      <w:pPr>
        <w:shd w:val="clear" w:color="auto" w:fill="FFFFFF"/>
        <w:bidi w:val="0"/>
        <w:spacing w:before="100" w:beforeAutospacing="1" w:after="100" w:afterAutospacing="1" w:line="480" w:lineRule="atLeast"/>
        <w:rPr>
          <w:rFonts w:eastAsia="Times New Roman" w:cstheme="minorHAnsi"/>
          <w:color w:val="292929"/>
          <w:spacing w:val="-1"/>
        </w:rPr>
      </w:pPr>
      <w:r w:rsidRPr="002A0953">
        <w:rPr>
          <w:rFonts w:eastAsia="Times New Roman" w:cstheme="minorHAnsi"/>
          <w:color w:val="292929"/>
          <w:spacing w:val="-1"/>
        </w:rPr>
        <w:t xml:space="preserve">Convolutional Neural Networks (CNNs) have proved to be a great way to deal with visual data. However, in many </w:t>
      </w:r>
      <w:r w:rsidR="00D53AA0" w:rsidRPr="002A0953">
        <w:rPr>
          <w:rFonts w:eastAsia="Times New Roman" w:cstheme="minorHAnsi"/>
          <w:color w:val="292929"/>
          <w:spacing w:val="-1"/>
        </w:rPr>
        <w:t>real-world</w:t>
      </w:r>
      <w:r w:rsidRPr="002A0953">
        <w:rPr>
          <w:rFonts w:eastAsia="Times New Roman" w:cstheme="minorHAnsi"/>
          <w:color w:val="292929"/>
          <w:spacing w:val="-1"/>
        </w:rPr>
        <w:t xml:space="preserve"> problems, the input data for a problem is not easily captured in such a highly regular format as an image. Information can be more effectively captured if the data is represented in a graph form instead. For example, connectivity of the rooms can be modelled as graphs. Wouldn’t it be great if there was a way to create deep learning models that can take a graph of arbitrary size as input? This is where Message Passing Networks (MPNs) come in.</w:t>
      </w:r>
    </w:p>
    <w:p w14:paraId="64A48005" w14:textId="09FB4254" w:rsidR="002A0953" w:rsidRPr="002A0953" w:rsidRDefault="002A0953" w:rsidP="00B952C1">
      <w:pPr>
        <w:shd w:val="clear" w:color="auto" w:fill="FFFFFF"/>
        <w:bidi w:val="0"/>
        <w:spacing w:before="100" w:beforeAutospacing="1" w:after="100" w:afterAutospacing="1" w:line="480" w:lineRule="atLeast"/>
        <w:rPr>
          <w:rFonts w:eastAsia="Times New Roman" w:cstheme="minorHAnsi"/>
          <w:color w:val="292929"/>
          <w:spacing w:val="-1"/>
        </w:rPr>
      </w:pPr>
      <w:r w:rsidRPr="002A0953">
        <w:rPr>
          <w:rFonts w:eastAsia="Times New Roman" w:cstheme="minorHAnsi"/>
          <w:color w:val="292929"/>
          <w:spacing w:val="-1"/>
        </w:rPr>
        <w:lastRenderedPageBreak/>
        <w:t xml:space="preserve">The idea of MPNs is simple. Each node has a hidden state in the form of a vector. Then, the hidden state of each node is updated simultaneously, by using ‘messages’ constructed based on the hidden states of each adjacent node. Then, this process is repeated for a fixed number of rounds. In the end, the output of an MPN is the same graph as the input graph, only with updated hidden states that might incorporate information about the structure of the graph, the relation of each node to its neighbors, or its neighbors’ neighbors, etc. That depends on how you </w:t>
      </w:r>
      <w:r w:rsidR="00A6692B">
        <w:rPr>
          <w:rFonts w:eastAsia="Times New Roman" w:cstheme="minorHAnsi"/>
          <w:color w:val="292929"/>
          <w:spacing w:val="-1"/>
        </w:rPr>
        <w:t>the messages and the loss function are designed.</w:t>
      </w:r>
    </w:p>
    <w:p w14:paraId="2878B0C7" w14:textId="77777777" w:rsidR="00093325" w:rsidRDefault="00A6692B" w:rsidP="00B952C1">
      <w:pPr>
        <w:shd w:val="clear" w:color="auto" w:fill="FFFFFF"/>
        <w:bidi w:val="0"/>
        <w:spacing w:before="100" w:beforeAutospacing="1" w:after="100" w:afterAutospacing="1" w:line="480" w:lineRule="atLeast"/>
        <w:rPr>
          <w:rFonts w:eastAsia="Times New Roman" w:cstheme="minorHAnsi"/>
          <w:color w:val="292929"/>
          <w:spacing w:val="-1"/>
        </w:rPr>
      </w:pPr>
      <w:r>
        <w:rPr>
          <w:rFonts w:eastAsia="Times New Roman" w:cstheme="minorHAnsi"/>
          <w:color w:val="292929"/>
          <w:spacing w:val="-1"/>
        </w:rPr>
        <w:t>The model is aimed to be</w:t>
      </w:r>
      <w:r w:rsidR="002A0953" w:rsidRPr="002A0953">
        <w:rPr>
          <w:rFonts w:eastAsia="Times New Roman" w:cstheme="minorHAnsi"/>
          <w:color w:val="292929"/>
          <w:spacing w:val="-1"/>
        </w:rPr>
        <w:t xml:space="preserve"> invariant to the input graph size and number of edges, so that </w:t>
      </w:r>
      <w:r w:rsidR="002C655B">
        <w:rPr>
          <w:rFonts w:eastAsia="Times New Roman" w:cstheme="minorHAnsi"/>
          <w:color w:val="292929"/>
          <w:spacing w:val="-1"/>
        </w:rPr>
        <w:t>it</w:t>
      </w:r>
      <w:r w:rsidR="002A0953" w:rsidRPr="002A0953">
        <w:rPr>
          <w:rFonts w:eastAsia="Times New Roman" w:cstheme="minorHAnsi"/>
          <w:color w:val="292929"/>
          <w:spacing w:val="-1"/>
        </w:rPr>
        <w:t xml:space="preserve"> can </w:t>
      </w:r>
      <w:r w:rsidR="002C655B">
        <w:rPr>
          <w:rFonts w:eastAsia="Times New Roman" w:cstheme="minorHAnsi"/>
          <w:color w:val="292929"/>
          <w:spacing w:val="-1"/>
        </w:rPr>
        <w:t xml:space="preserve">be </w:t>
      </w:r>
      <w:r w:rsidR="002A0953" w:rsidRPr="002A0953">
        <w:rPr>
          <w:rFonts w:eastAsia="Times New Roman" w:cstheme="minorHAnsi"/>
          <w:color w:val="292929"/>
          <w:spacing w:val="-1"/>
        </w:rPr>
        <w:t>present</w:t>
      </w:r>
      <w:r w:rsidR="002C655B">
        <w:rPr>
          <w:rFonts w:eastAsia="Times New Roman" w:cstheme="minorHAnsi"/>
          <w:color w:val="292929"/>
          <w:spacing w:val="-1"/>
        </w:rPr>
        <w:t>ed</w:t>
      </w:r>
      <w:r w:rsidR="002A0953" w:rsidRPr="002A0953">
        <w:rPr>
          <w:rFonts w:eastAsia="Times New Roman" w:cstheme="minorHAnsi"/>
          <w:color w:val="292929"/>
          <w:spacing w:val="-1"/>
        </w:rPr>
        <w:t xml:space="preserve"> </w:t>
      </w:r>
      <w:r w:rsidR="002C655B">
        <w:rPr>
          <w:rFonts w:eastAsia="Times New Roman" w:cstheme="minorHAnsi"/>
          <w:color w:val="292929"/>
          <w:spacing w:val="-1"/>
        </w:rPr>
        <w:t>by</w:t>
      </w:r>
      <w:r w:rsidR="002A0953" w:rsidRPr="002A0953">
        <w:rPr>
          <w:rFonts w:eastAsia="Times New Roman" w:cstheme="minorHAnsi"/>
          <w:color w:val="292929"/>
          <w:spacing w:val="-1"/>
        </w:rPr>
        <w:t xml:space="preserve"> any graph structure. Therefore, in the case of MPN, the same function and (learned) parameters </w:t>
      </w:r>
      <w:r w:rsidR="000D7420">
        <w:rPr>
          <w:rFonts w:eastAsia="Times New Roman" w:cstheme="minorHAnsi"/>
          <w:color w:val="292929"/>
          <w:spacing w:val="-1"/>
        </w:rPr>
        <w:t xml:space="preserve">are generally used </w:t>
      </w:r>
      <w:r w:rsidR="002A0953" w:rsidRPr="002A0953">
        <w:rPr>
          <w:rFonts w:eastAsia="Times New Roman" w:cstheme="minorHAnsi"/>
          <w:color w:val="292929"/>
          <w:spacing w:val="-1"/>
        </w:rPr>
        <w:t>for each of the node updates</w:t>
      </w:r>
      <w:r w:rsidR="005510CB">
        <w:rPr>
          <w:rFonts w:eastAsia="Times New Roman" w:cstheme="minorHAnsi"/>
          <w:color w:val="292929"/>
          <w:spacing w:val="-1"/>
        </w:rPr>
        <w:t>.</w:t>
      </w:r>
      <w:r w:rsidR="002A0953" w:rsidRPr="002A0953">
        <w:rPr>
          <w:rFonts w:eastAsia="Times New Roman" w:cstheme="minorHAnsi"/>
          <w:color w:val="292929"/>
          <w:spacing w:val="-1"/>
        </w:rPr>
        <w:t xml:space="preserve"> </w:t>
      </w:r>
      <w:r w:rsidR="00D001BA">
        <w:rPr>
          <w:rFonts w:eastAsia="Times New Roman" w:cstheme="minorHAnsi"/>
          <w:color w:val="292929"/>
          <w:spacing w:val="-1"/>
        </w:rPr>
        <w:t>“</w:t>
      </w:r>
      <w:r w:rsidR="002A0953" w:rsidRPr="002A0953">
        <w:rPr>
          <w:rFonts w:eastAsia="Times New Roman" w:cstheme="minorHAnsi"/>
          <w:color w:val="292929"/>
          <w:spacing w:val="-1"/>
        </w:rPr>
        <w:t>node updates</w:t>
      </w:r>
      <w:r w:rsidR="00D001BA">
        <w:rPr>
          <w:rFonts w:eastAsia="Times New Roman" w:cstheme="minorHAnsi"/>
          <w:color w:val="292929"/>
          <w:spacing w:val="-1"/>
        </w:rPr>
        <w:t>” are performed as follows</w:t>
      </w:r>
      <w:r w:rsidR="002A0953" w:rsidRPr="002A0953">
        <w:rPr>
          <w:rFonts w:eastAsia="Times New Roman" w:cstheme="minorHAnsi"/>
          <w:color w:val="292929"/>
          <w:spacing w:val="-1"/>
        </w:rPr>
        <w:t>.</w:t>
      </w:r>
    </w:p>
    <w:p w14:paraId="708B501E" w14:textId="0F674B2A" w:rsidR="002A0953" w:rsidRPr="002A0953" w:rsidRDefault="002A0953" w:rsidP="00B952C1">
      <w:pPr>
        <w:shd w:val="clear" w:color="auto" w:fill="FFFFFF"/>
        <w:bidi w:val="0"/>
        <w:spacing w:before="100" w:beforeAutospacing="1" w:after="100" w:afterAutospacing="1" w:line="480" w:lineRule="atLeast"/>
        <w:rPr>
          <w:rFonts w:eastAsia="Times New Roman" w:cstheme="minorHAnsi"/>
          <w:color w:val="292929"/>
          <w:spacing w:val="-1"/>
        </w:rPr>
      </w:pPr>
      <w:r w:rsidRPr="002A0953">
        <w:rPr>
          <w:rFonts w:eastAsia="Times New Roman" w:cstheme="minorHAnsi"/>
          <w:color w:val="292929"/>
          <w:spacing w:val="-1"/>
        </w:rPr>
        <w:t xml:space="preserve"> To update a single pixel for the next layer</w:t>
      </w:r>
      <w:r w:rsidR="00093325">
        <w:rPr>
          <w:rFonts w:eastAsia="Times New Roman" w:cstheme="minorHAnsi"/>
          <w:color w:val="292929"/>
          <w:spacing w:val="-1"/>
        </w:rPr>
        <w:t xml:space="preserve"> in CNN</w:t>
      </w:r>
      <w:r w:rsidRPr="002A0953">
        <w:rPr>
          <w:rFonts w:eastAsia="Times New Roman" w:cstheme="minorHAnsi"/>
          <w:color w:val="292929"/>
          <w:spacing w:val="-1"/>
        </w:rPr>
        <w:t xml:space="preserve">, a kernel </w:t>
      </w:r>
      <w:r w:rsidR="00234AE8">
        <w:rPr>
          <w:rFonts w:eastAsia="Times New Roman" w:cstheme="minorHAnsi"/>
          <w:color w:val="292929"/>
          <w:spacing w:val="-1"/>
        </w:rPr>
        <w:t>a kernel could be reused</w:t>
      </w:r>
      <w:r w:rsidRPr="002A0953">
        <w:rPr>
          <w:rFonts w:eastAsia="Times New Roman" w:cstheme="minorHAnsi"/>
          <w:color w:val="292929"/>
          <w:spacing w:val="-1"/>
        </w:rPr>
        <w:t xml:space="preserve"> across the entire image. This use of a kernel over data with high regularity such as an image can be thought of as a very specific case of convolutions in a graph, as shown on the left in </w:t>
      </w:r>
      <w:r w:rsidRPr="002A0953">
        <w:rPr>
          <w:rFonts w:eastAsia="Times New Roman" w:cstheme="minorHAnsi"/>
          <w:b/>
          <w:bCs/>
          <w:color w:val="292929"/>
          <w:spacing w:val="-1"/>
        </w:rPr>
        <w:t xml:space="preserve">Figure </w:t>
      </w:r>
      <w:r w:rsidR="00CE70CC">
        <w:rPr>
          <w:rFonts w:eastAsia="Times New Roman" w:cstheme="minorHAnsi"/>
          <w:b/>
          <w:bCs/>
          <w:color w:val="292929"/>
          <w:spacing w:val="-1"/>
        </w:rPr>
        <w:t>9</w:t>
      </w:r>
      <w:r w:rsidRPr="002A0953">
        <w:rPr>
          <w:rFonts w:eastAsia="Times New Roman" w:cstheme="minorHAnsi"/>
          <w:color w:val="292929"/>
          <w:spacing w:val="-1"/>
        </w:rPr>
        <w:t>. Now, the problem for ‘convolutions’ arbitrary graphs</w:t>
      </w:r>
      <w:r w:rsidR="009A3854">
        <w:rPr>
          <w:rFonts w:eastAsia="Times New Roman" w:cstheme="minorHAnsi"/>
          <w:color w:val="292929"/>
          <w:spacing w:val="-1"/>
        </w:rPr>
        <w:t xml:space="preserve"> can be easily seen as</w:t>
      </w:r>
      <w:r w:rsidRPr="002A0953">
        <w:rPr>
          <w:rFonts w:eastAsia="Times New Roman" w:cstheme="minorHAnsi"/>
          <w:color w:val="292929"/>
          <w:spacing w:val="-1"/>
        </w:rPr>
        <w:t xml:space="preserve"> as shown on the right in </w:t>
      </w:r>
      <w:r w:rsidRPr="002A0953">
        <w:rPr>
          <w:rFonts w:eastAsia="Times New Roman" w:cstheme="minorHAnsi"/>
          <w:b/>
          <w:bCs/>
          <w:color w:val="292929"/>
          <w:spacing w:val="-1"/>
        </w:rPr>
        <w:t xml:space="preserve">Figure </w:t>
      </w:r>
      <w:r w:rsidR="00CE70CC">
        <w:rPr>
          <w:rFonts w:eastAsia="Times New Roman" w:cstheme="minorHAnsi"/>
          <w:b/>
          <w:bCs/>
          <w:color w:val="292929"/>
          <w:spacing w:val="-1"/>
        </w:rPr>
        <w:t>9</w:t>
      </w:r>
      <w:r w:rsidRPr="002A0953">
        <w:rPr>
          <w:rFonts w:eastAsia="Times New Roman" w:cstheme="minorHAnsi"/>
          <w:color w:val="292929"/>
          <w:spacing w:val="-1"/>
        </w:rPr>
        <w:t xml:space="preserve">. </w:t>
      </w:r>
      <w:r w:rsidR="009A3854">
        <w:rPr>
          <w:rFonts w:eastAsia="Times New Roman" w:cstheme="minorHAnsi"/>
          <w:color w:val="292929"/>
          <w:spacing w:val="-1"/>
        </w:rPr>
        <w:t>I</w:t>
      </w:r>
      <w:r w:rsidR="00AA517D">
        <w:rPr>
          <w:rFonts w:eastAsia="Times New Roman" w:cstheme="minorHAnsi"/>
          <w:color w:val="292929"/>
          <w:spacing w:val="-1"/>
        </w:rPr>
        <w:t>.e., h</w:t>
      </w:r>
      <w:r w:rsidRPr="002A0953">
        <w:rPr>
          <w:rFonts w:eastAsia="Times New Roman" w:cstheme="minorHAnsi"/>
          <w:color w:val="292929"/>
          <w:spacing w:val="-1"/>
        </w:rPr>
        <w:t xml:space="preserve">ow </w:t>
      </w:r>
      <w:r w:rsidR="00AA517D">
        <w:rPr>
          <w:rFonts w:eastAsia="Times New Roman" w:cstheme="minorHAnsi"/>
          <w:color w:val="292929"/>
          <w:spacing w:val="-1"/>
        </w:rPr>
        <w:t>to</w:t>
      </w:r>
      <w:r w:rsidRPr="002A0953">
        <w:rPr>
          <w:rFonts w:eastAsia="Times New Roman" w:cstheme="minorHAnsi"/>
          <w:color w:val="292929"/>
          <w:spacing w:val="-1"/>
        </w:rPr>
        <w:t xml:space="preserve"> define a ‘kernel’ that deals with 1) a variable number of neighbors and 2) no implicit ordering of the neighbors (in an image you know which neighbor is top-left, top-center, bottom-right, etc.).</w:t>
      </w:r>
    </w:p>
    <w:p w14:paraId="0E67E823" w14:textId="08BB557D" w:rsidR="00CE70CC" w:rsidRPr="00866B0C" w:rsidRDefault="00485974">
      <w:pPr>
        <w:shd w:val="clear" w:color="auto" w:fill="FFFFFF"/>
        <w:bidi w:val="0"/>
        <w:spacing w:before="100" w:beforeAutospacing="1" w:after="100" w:afterAutospacing="1" w:line="240" w:lineRule="auto"/>
        <w:jc w:val="center"/>
        <w:rPr>
          <w:rFonts w:eastAsia="Times New Roman" w:cstheme="minorHAnsi"/>
        </w:rPr>
        <w:pPrChange w:id="31" w:author="Dvora Toledano-kitai" w:date="2024-05-02T07:59:00Z">
          <w:pPr>
            <w:shd w:val="clear" w:color="auto" w:fill="FFFFFF"/>
            <w:bidi w:val="0"/>
            <w:spacing w:before="100" w:beforeAutospacing="1" w:after="100" w:afterAutospacing="1" w:line="240" w:lineRule="auto"/>
          </w:pPr>
        </w:pPrChange>
      </w:pPr>
      <w:r>
        <w:rPr>
          <w:rFonts w:cs="Calibri"/>
          <w:noProof/>
          <w:rtl/>
          <w:lang w:val="he-IL"/>
        </w:rPr>
        <mc:AlternateContent>
          <mc:Choice Requires="wps">
            <w:drawing>
              <wp:anchor distT="0" distB="0" distL="114300" distR="114300" simplePos="0" relativeHeight="251659776" behindDoc="0" locked="0" layoutInCell="1" allowOverlap="1" wp14:anchorId="728D76D9" wp14:editId="0E7EE7F1">
                <wp:simplePos x="0" y="0"/>
                <wp:positionH relativeFrom="margin">
                  <wp:align>right</wp:align>
                </wp:positionH>
                <wp:positionV relativeFrom="paragraph">
                  <wp:posOffset>955923</wp:posOffset>
                </wp:positionV>
                <wp:extent cx="5247861" cy="251460"/>
                <wp:effectExtent l="0" t="0" r="10160" b="15240"/>
                <wp:wrapNone/>
                <wp:docPr id="40" name="Rectangle 22"/>
                <wp:cNvGraphicFramePr/>
                <a:graphic xmlns:a="http://schemas.openxmlformats.org/drawingml/2006/main">
                  <a:graphicData uri="http://schemas.microsoft.com/office/word/2010/wordprocessingShape">
                    <wps:wsp>
                      <wps:cNvSpPr/>
                      <wps:spPr>
                        <a:xfrm>
                          <a:off x="0" y="0"/>
                          <a:ext cx="5247861" cy="2514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E7DBFA" w14:textId="1D97C404" w:rsidR="00CE70CC" w:rsidRDefault="00CE70CC" w:rsidP="00CE70CC">
                            <w:pPr>
                              <w:jc w:val="right"/>
                            </w:pPr>
                            <w:r>
                              <w:t xml:space="preserve">Fig.9: </w:t>
                            </w:r>
                            <w:r w:rsidRPr="002A0953">
                              <w:rPr>
                                <w:rFonts w:eastAsia="Times New Roman" w:cstheme="minorHAnsi"/>
                                <w:color w:val="292929"/>
                                <w:spacing w:val="-1"/>
                              </w:rPr>
                              <w:t>Convolutions (left) can be thought of as a special case of graph convolutions (right).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D76D9" id="_x0000_s1034" style="position:absolute;left:0;text-align:left;margin-left:362pt;margin-top:75.25pt;width:413.2pt;height:19.8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" fillcolor="white [3201]" strokecolor="#70ad47 [3209]" strokeweight="1pt">
                <v:textbox>
                  <w:txbxContent>
                    <w:p w14:paraId="5AE7DBFA" w14:textId="1D97C404" w:rsidR="00CE70CC" w:rsidRDefault="00CE70CC" w:rsidP="00CE70CC">
                      <w:pPr>
                        <w:jc w:val="right"/>
                      </w:pPr>
                      <w:r>
                        <w:t xml:space="preserve">Fig.9: </w:t>
                      </w:r>
                      <w:r w:rsidRPr="002A0953">
                        <w:rPr>
                          <w:rFonts w:eastAsia="Times New Roman" w:cstheme="minorHAnsi"/>
                          <w:color w:val="292929"/>
                          <w:spacing w:val="-1"/>
                        </w:rPr>
                        <w:t>Convolutions (left) can be thought of as a special case of graph convolutions (right).</w:t>
                      </w:r>
                    </w:p>
                  </w:txbxContent>
                </v:textbox>
                <w10:wrap anchorx="margin"/>
              </v:rect>
            </w:pict>
          </mc:Fallback>
        </mc:AlternateContent>
      </w:r>
      <w:r w:rsidR="002A0953" w:rsidRPr="002A0953">
        <w:rPr>
          <w:rFonts w:eastAsia="Times New Roman" w:cstheme="minorHAnsi"/>
          <w:noProof/>
        </w:rPr>
        <w:drawing>
          <wp:inline distT="0" distB="0" distL="0" distR="0" wp14:anchorId="21055E28" wp14:editId="59498526">
            <wp:extent cx="2253343" cy="952037"/>
            <wp:effectExtent l="0" t="0" r="0" b="635"/>
            <wp:docPr id="16" name="תמונה 16" descr="תמונה שמכילה שרטוט, אומנות ילדים, אומנות,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שרטוט, אומנות ילדים, אומנות, עיצוב&#10;&#10;התיאור נוצר באופן אוטומטי"/>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65911" cy="957347"/>
                    </a:xfrm>
                    <a:prstGeom prst="rect">
                      <a:avLst/>
                    </a:prstGeom>
                    <a:noFill/>
                    <a:ln>
                      <a:noFill/>
                    </a:ln>
                  </pic:spPr>
                </pic:pic>
              </a:graphicData>
            </a:graphic>
          </wp:inline>
        </w:drawing>
      </w:r>
    </w:p>
    <w:p w14:paraId="37EC9C1A" w14:textId="58C8F20C" w:rsidR="002A0953" w:rsidRDefault="002A0953" w:rsidP="00B952C1">
      <w:pPr>
        <w:shd w:val="clear" w:color="auto" w:fill="FFFFFF"/>
        <w:bidi w:val="0"/>
        <w:spacing w:before="100" w:beforeAutospacing="1" w:after="100" w:afterAutospacing="1" w:line="480" w:lineRule="atLeast"/>
        <w:rPr>
          <w:rFonts w:eastAsia="Times New Roman" w:cstheme="minorHAnsi"/>
          <w:color w:val="292929"/>
          <w:spacing w:val="-1"/>
        </w:rPr>
      </w:pPr>
      <w:commentRangeStart w:id="32"/>
      <w:r w:rsidRPr="002A0953">
        <w:rPr>
          <w:rFonts w:eastAsia="Times New Roman" w:cstheme="minorHAnsi"/>
          <w:color w:val="292929"/>
          <w:spacing w:val="-1"/>
        </w:rPr>
        <w:t xml:space="preserve">This all depends on how the messages </w:t>
      </w:r>
      <w:r w:rsidR="00B91411">
        <w:rPr>
          <w:rFonts w:eastAsia="Times New Roman" w:cstheme="minorHAnsi"/>
          <w:color w:val="292929"/>
          <w:spacing w:val="-1"/>
        </w:rPr>
        <w:t>are combined.</w:t>
      </w:r>
      <w:r w:rsidRPr="002A0953">
        <w:rPr>
          <w:rFonts w:eastAsia="Times New Roman" w:cstheme="minorHAnsi"/>
          <w:color w:val="292929"/>
          <w:spacing w:val="-1"/>
        </w:rPr>
        <w:t xml:space="preserve"> For the hidden state</w:t>
      </w:r>
      <w:r w:rsidR="00F221B3">
        <w:rPr>
          <w:rFonts w:eastAsia="Times New Roman" w:cstheme="minorHAnsi"/>
          <w:color w:val="292929"/>
          <w:spacing w:val="-1"/>
        </w:rPr>
        <w:t xml:space="preserve"> </w:t>
      </w:r>
      <m:oMath>
        <m:sSubSup>
          <m:sSubSupPr>
            <m:ctrlPr>
              <w:rPr>
                <w:rFonts w:ascii="Cambria Math" w:eastAsia="Times New Roman" w:hAnsi="Cambria Math" w:cstheme="minorHAnsi"/>
                <w:i/>
                <w:color w:val="292929"/>
                <w:spacing w:val="-1"/>
                <w:sz w:val="24"/>
                <w:szCs w:val="24"/>
              </w:rPr>
            </m:ctrlPr>
          </m:sSubSupPr>
          <m:e>
            <m:r>
              <w:rPr>
                <w:rFonts w:ascii="Cambria Math" w:eastAsia="Times New Roman" w:hAnsi="Cambria Math" w:cstheme="minorHAnsi"/>
                <w:color w:val="292929"/>
                <w:spacing w:val="-1"/>
                <w:sz w:val="24"/>
                <w:szCs w:val="24"/>
              </w:rPr>
              <m:t>h</m:t>
            </m:r>
          </m:e>
          <m:sub>
            <m:r>
              <w:rPr>
                <w:rFonts w:ascii="Cambria Math" w:eastAsia="Times New Roman" w:hAnsi="Cambria Math" w:cstheme="minorHAnsi"/>
                <w:color w:val="292929"/>
                <w:spacing w:val="-1"/>
                <w:sz w:val="24"/>
                <w:szCs w:val="24"/>
              </w:rPr>
              <m:t>i</m:t>
            </m:r>
          </m:sub>
          <m:sup>
            <m:r>
              <w:rPr>
                <w:rFonts w:ascii="Cambria Math" w:eastAsia="Times New Roman" w:hAnsi="Cambria Math" w:cstheme="minorHAnsi"/>
                <w:color w:val="292929"/>
                <w:spacing w:val="-1"/>
                <w:sz w:val="24"/>
                <w:szCs w:val="24"/>
              </w:rPr>
              <m:t>l</m:t>
            </m:r>
          </m:sup>
        </m:sSubSup>
      </m:oMath>
      <w:r w:rsidR="00F221B3">
        <w:rPr>
          <w:rFonts w:eastAsia="Times New Roman" w:cstheme="minorHAnsi"/>
          <w:color w:val="292929"/>
          <w:spacing w:val="-1"/>
          <w:sz w:val="24"/>
          <w:szCs w:val="24"/>
        </w:rPr>
        <w:t xml:space="preserve"> </w:t>
      </w:r>
      <w:r w:rsidR="00BB4932">
        <w:rPr>
          <w:rFonts w:eastAsia="Times New Roman" w:cstheme="minorHAnsi"/>
          <w:color w:val="292929"/>
          <w:spacing w:val="-1"/>
        </w:rPr>
        <w:t xml:space="preserve"> </w:t>
      </w:r>
      <w:r w:rsidRPr="002A0953">
        <w:rPr>
          <w:rFonts w:eastAsia="Times New Roman" w:cstheme="minorHAnsi"/>
          <w:color w:val="292929"/>
          <w:spacing w:val="-1"/>
        </w:rPr>
        <w:t xml:space="preserve">of a particular node </w:t>
      </w:r>
      <w:r w:rsidRPr="00F42D0A">
        <w:rPr>
          <w:rFonts w:asciiTheme="majorBidi" w:eastAsia="Times New Roman" w:hAnsiTheme="majorBidi" w:cstheme="majorBidi"/>
          <w:i/>
          <w:iCs/>
          <w:color w:val="292929"/>
          <w:spacing w:val="-1"/>
          <w:rPrChange w:id="33" w:author="Dvora Toledano-kitai" w:date="2024-05-02T08:00:00Z">
            <w:rPr>
              <w:rFonts w:eastAsia="Times New Roman" w:cstheme="minorHAnsi"/>
              <w:color w:val="292929"/>
              <w:spacing w:val="-1"/>
            </w:rPr>
          </w:rPrChange>
        </w:rPr>
        <w:t xml:space="preserve">i </w:t>
      </w:r>
      <w:r w:rsidRPr="002A0953">
        <w:rPr>
          <w:rFonts w:eastAsia="Times New Roman" w:cstheme="minorHAnsi"/>
          <w:color w:val="292929"/>
          <w:spacing w:val="-1"/>
        </w:rPr>
        <w:t xml:space="preserve">at round </w:t>
      </w:r>
      <w:r w:rsidRPr="00F42D0A">
        <w:rPr>
          <w:rFonts w:asciiTheme="majorBidi" w:eastAsia="Times New Roman" w:hAnsiTheme="majorBidi" w:cstheme="majorBidi"/>
          <w:i/>
          <w:iCs/>
          <w:color w:val="292929"/>
          <w:spacing w:val="-1"/>
          <w:rPrChange w:id="34" w:author="Dvora Toledano-kitai" w:date="2024-05-02T08:00:00Z">
            <w:rPr>
              <w:rFonts w:eastAsia="Times New Roman" w:cstheme="minorHAnsi"/>
              <w:color w:val="292929"/>
              <w:spacing w:val="-1"/>
            </w:rPr>
          </w:rPrChange>
        </w:rPr>
        <w:t>l</w:t>
      </w:r>
      <w:r w:rsidRPr="002A0953">
        <w:rPr>
          <w:rFonts w:eastAsia="Times New Roman" w:cstheme="minorHAnsi"/>
          <w:color w:val="292929"/>
          <w:spacing w:val="-1"/>
        </w:rPr>
        <w:t xml:space="preserve">, a message </w:t>
      </w:r>
      <w:r w:rsidRPr="00F42D0A">
        <w:rPr>
          <w:rFonts w:asciiTheme="majorBidi" w:eastAsia="Times New Roman" w:hAnsiTheme="majorBidi" w:cstheme="majorBidi"/>
          <w:i/>
          <w:iCs/>
          <w:color w:val="292929"/>
          <w:spacing w:val="-1"/>
          <w:rPrChange w:id="35" w:author="Dvora Toledano-kitai" w:date="2024-05-02T08:01:00Z">
            <w:rPr>
              <w:rFonts w:eastAsia="Times New Roman" w:cstheme="minorHAnsi"/>
              <w:color w:val="292929"/>
              <w:spacing w:val="-1"/>
            </w:rPr>
          </w:rPrChange>
        </w:rPr>
        <w:t>ψ</w:t>
      </w:r>
      <w:r w:rsidRPr="002A0953">
        <w:rPr>
          <w:rFonts w:eastAsia="Times New Roman" w:cstheme="minorHAnsi"/>
          <w:color w:val="292929"/>
          <w:spacing w:val="-1"/>
        </w:rPr>
        <w:t xml:space="preserve"> is constructed for each of its neighbors. This function </w:t>
      </w:r>
      <w:r w:rsidRPr="00F42D0A">
        <w:rPr>
          <w:rFonts w:asciiTheme="majorBidi" w:eastAsia="Times New Roman" w:hAnsiTheme="majorBidi" w:cstheme="majorBidi"/>
          <w:i/>
          <w:iCs/>
          <w:color w:val="292929"/>
          <w:spacing w:val="-1"/>
          <w:rPrChange w:id="36" w:author="Dvora Toledano-kitai" w:date="2024-05-02T08:01:00Z">
            <w:rPr>
              <w:rFonts w:eastAsia="Times New Roman" w:cstheme="minorHAnsi"/>
              <w:color w:val="292929"/>
              <w:spacing w:val="-1"/>
            </w:rPr>
          </w:rPrChange>
        </w:rPr>
        <w:t>ψ</w:t>
      </w:r>
      <w:r w:rsidRPr="002A0953">
        <w:rPr>
          <w:rFonts w:eastAsia="Times New Roman" w:cstheme="minorHAnsi"/>
          <w:color w:val="292929"/>
          <w:spacing w:val="-1"/>
        </w:rPr>
        <w:t xml:space="preserve"> is a design choice and ha</w:t>
      </w:r>
      <w:r w:rsidR="003C27A0">
        <w:rPr>
          <w:rFonts w:eastAsia="Times New Roman" w:cstheme="minorHAnsi"/>
          <w:color w:val="292929"/>
          <w:spacing w:val="-1"/>
        </w:rPr>
        <w:t>s</w:t>
      </w:r>
      <w:r w:rsidRPr="002A0953">
        <w:rPr>
          <w:rFonts w:eastAsia="Times New Roman" w:cstheme="minorHAnsi"/>
          <w:color w:val="292929"/>
          <w:spacing w:val="-1"/>
        </w:rPr>
        <w:t xml:space="preserve"> learnable parameters. The new state of the node at round (</w:t>
      </w:r>
      <w:r w:rsidRPr="00F42D0A">
        <w:rPr>
          <w:rFonts w:asciiTheme="majorBidi" w:eastAsia="Times New Roman" w:hAnsiTheme="majorBidi" w:cstheme="majorBidi"/>
          <w:i/>
          <w:iCs/>
          <w:color w:val="292929"/>
          <w:spacing w:val="-1"/>
          <w:rPrChange w:id="37" w:author="Dvora Toledano-kitai" w:date="2024-05-02T08:01:00Z">
            <w:rPr>
              <w:rFonts w:eastAsia="Times New Roman" w:cstheme="minorHAnsi"/>
              <w:color w:val="292929"/>
              <w:spacing w:val="-1"/>
            </w:rPr>
          </w:rPrChange>
        </w:rPr>
        <w:t>l</w:t>
      </w:r>
      <w:r w:rsidRPr="00F42D0A">
        <w:rPr>
          <w:rFonts w:asciiTheme="majorBidi" w:eastAsia="Times New Roman" w:hAnsiTheme="majorBidi" w:cstheme="majorBidi"/>
          <w:color w:val="292929"/>
          <w:spacing w:val="-1"/>
          <w:rPrChange w:id="38" w:author="Dvora Toledano-kitai" w:date="2024-05-02T08:01:00Z">
            <w:rPr>
              <w:rFonts w:eastAsia="Times New Roman" w:cstheme="minorHAnsi"/>
              <w:color w:val="292929"/>
              <w:spacing w:val="-1"/>
            </w:rPr>
          </w:rPrChange>
        </w:rPr>
        <w:t xml:space="preserve"> + 1</w:t>
      </w:r>
      <w:r w:rsidRPr="002A0953">
        <w:rPr>
          <w:rFonts w:eastAsia="Times New Roman" w:cstheme="minorHAnsi"/>
          <w:color w:val="292929"/>
          <w:spacing w:val="-1"/>
        </w:rPr>
        <w:t>) is based on its own current stated and a combination of all the messages. Once again</w:t>
      </w:r>
      <w:r w:rsidR="00334048">
        <w:rPr>
          <w:rFonts w:eastAsia="Times New Roman" w:cstheme="minorHAnsi"/>
          <w:color w:val="292929"/>
          <w:spacing w:val="-1"/>
        </w:rPr>
        <w:t>,</w:t>
      </w:r>
      <w:r w:rsidRPr="002A0953">
        <w:rPr>
          <w:rFonts w:eastAsia="Times New Roman" w:cstheme="minorHAnsi"/>
          <w:color w:val="292929"/>
          <w:spacing w:val="-1"/>
        </w:rPr>
        <w:t xml:space="preserve"> the function </w:t>
      </w:r>
      <m:oMath>
        <m:r>
          <w:ins w:id="39" w:author="Dvora Toledano-kitai" w:date="2024-05-02T08:02:00Z">
            <w:rPr>
              <w:rFonts w:ascii="Cambria Math" w:eastAsia="Times New Roman" w:hAnsi="Cambria Math" w:cstheme="minorHAnsi"/>
              <w:color w:val="292929"/>
              <w:spacing w:val="-1"/>
            </w:rPr>
            <m:t>φ</m:t>
          </w:ins>
        </m:r>
        <m:r>
          <w:del w:id="40" w:author="Dvora Toledano-kitai" w:date="2024-05-02T08:02:00Z">
            <w:rPr>
              <w:rFonts w:ascii="Cambria Math" w:eastAsia="Times New Roman" w:hAnsi="Cambria Math" w:cstheme="minorHAnsi"/>
              <w:color w:val="292929"/>
              <w:spacing w:val="-1"/>
            </w:rPr>
            <m:t>ϕ</m:t>
          </w:del>
        </m:r>
      </m:oMath>
      <w:r w:rsidRPr="002A0953">
        <w:rPr>
          <w:rFonts w:eastAsia="Times New Roman" w:cstheme="minorHAnsi"/>
          <w:color w:val="292929"/>
          <w:spacing w:val="-1"/>
        </w:rPr>
        <w:t xml:space="preserve"> is a design choice and its parameters can be learnable. The important part here, </w:t>
      </w:r>
      <w:r w:rsidRPr="002A0953">
        <w:rPr>
          <w:rFonts w:eastAsia="Times New Roman" w:cstheme="minorHAnsi"/>
          <w:color w:val="292929"/>
          <w:spacing w:val="-1"/>
        </w:rPr>
        <w:lastRenderedPageBreak/>
        <w:t xml:space="preserve">is that the message combinator </w:t>
      </w:r>
      <w:r w:rsidRPr="002A0953">
        <w:rPr>
          <w:rFonts w:ascii="Cambria Math" w:eastAsia="Times New Roman" w:hAnsi="Cambria Math" w:cs="Cambria Math"/>
          <w:color w:val="292929"/>
          <w:spacing w:val="-1"/>
        </w:rPr>
        <w:t>⊕</w:t>
      </w:r>
      <w:r w:rsidRPr="002A0953">
        <w:rPr>
          <w:rFonts w:eastAsia="Times New Roman" w:cstheme="minorHAnsi"/>
          <w:color w:val="292929"/>
          <w:spacing w:val="-1"/>
        </w:rPr>
        <w:t xml:space="preserve"> is permutation invariant, e.g.</w:t>
      </w:r>
      <w:r w:rsidR="000176CD">
        <w:rPr>
          <w:rFonts w:eastAsia="Times New Roman" w:cstheme="minorHAnsi"/>
          <w:color w:val="292929"/>
          <w:spacing w:val="-1"/>
        </w:rPr>
        <w:t>,</w:t>
      </w:r>
      <w:r w:rsidRPr="002A0953">
        <w:rPr>
          <w:rFonts w:eastAsia="Times New Roman" w:cstheme="minorHAnsi"/>
          <w:color w:val="292929"/>
          <w:spacing w:val="-1"/>
        </w:rPr>
        <w:t xml:space="preserve"> summation or max pooling. This ensures that the order in which the nodes are stored does not affect the output of the MPN. In one formula, a single node update looks like this (where </w:t>
      </w:r>
      <w:r w:rsidRPr="00F42D0A">
        <w:rPr>
          <w:rFonts w:asciiTheme="majorBidi" w:eastAsia="Times New Roman" w:hAnsiTheme="majorBidi" w:cstheme="majorBidi"/>
          <w:i/>
          <w:iCs/>
          <w:color w:val="292929"/>
          <w:spacing w:val="-1"/>
          <w:rPrChange w:id="41" w:author="Dvora Toledano-kitai" w:date="2024-05-02T08:01:00Z">
            <w:rPr>
              <w:rFonts w:eastAsia="Times New Roman" w:cstheme="minorHAnsi"/>
              <w:color w:val="292929"/>
              <w:spacing w:val="-1"/>
            </w:rPr>
          </w:rPrChange>
        </w:rPr>
        <w:t>N</w:t>
      </w:r>
      <w:r w:rsidRPr="00F42D0A">
        <w:rPr>
          <w:rFonts w:asciiTheme="majorBidi" w:eastAsia="Times New Roman" w:hAnsiTheme="majorBidi" w:cstheme="majorBidi"/>
          <w:color w:val="292929"/>
          <w:spacing w:val="-1"/>
          <w:rPrChange w:id="42" w:author="Dvora Toledano-kitai" w:date="2024-05-02T08:01:00Z">
            <w:rPr>
              <w:rFonts w:eastAsia="Times New Roman" w:cstheme="minorHAnsi"/>
              <w:color w:val="292929"/>
              <w:spacing w:val="-1"/>
            </w:rPr>
          </w:rPrChange>
        </w:rPr>
        <w:t>(</w:t>
      </w:r>
      <w:r w:rsidRPr="00F42D0A">
        <w:rPr>
          <w:rFonts w:asciiTheme="majorBidi" w:eastAsia="Times New Roman" w:hAnsiTheme="majorBidi" w:cstheme="majorBidi"/>
          <w:i/>
          <w:iCs/>
          <w:color w:val="292929"/>
          <w:spacing w:val="-1"/>
          <w:rPrChange w:id="43" w:author="Dvora Toledano-kitai" w:date="2024-05-02T08:01:00Z">
            <w:rPr>
              <w:rFonts w:eastAsia="Times New Roman" w:cstheme="minorHAnsi"/>
              <w:color w:val="292929"/>
              <w:spacing w:val="-1"/>
            </w:rPr>
          </w:rPrChange>
        </w:rPr>
        <w:t>i</w:t>
      </w:r>
      <w:r w:rsidRPr="00F42D0A">
        <w:rPr>
          <w:rFonts w:asciiTheme="majorBidi" w:eastAsia="Times New Roman" w:hAnsiTheme="majorBidi" w:cstheme="majorBidi"/>
          <w:color w:val="292929"/>
          <w:spacing w:val="-1"/>
          <w:rPrChange w:id="44" w:author="Dvora Toledano-kitai" w:date="2024-05-02T08:01:00Z">
            <w:rPr>
              <w:rFonts w:eastAsia="Times New Roman" w:cstheme="minorHAnsi"/>
              <w:color w:val="292929"/>
              <w:spacing w:val="-1"/>
            </w:rPr>
          </w:rPrChange>
        </w:rPr>
        <w:t>)</w:t>
      </w:r>
      <w:r w:rsidRPr="002A0953">
        <w:rPr>
          <w:rFonts w:eastAsia="Times New Roman" w:cstheme="minorHAnsi"/>
          <w:color w:val="292929"/>
          <w:spacing w:val="-1"/>
        </w:rPr>
        <w:t xml:space="preserve"> are the neighbors of </w:t>
      </w:r>
      <w:r w:rsidRPr="00F42D0A">
        <w:rPr>
          <w:rFonts w:asciiTheme="majorBidi" w:eastAsia="Times New Roman" w:hAnsiTheme="majorBidi" w:cstheme="majorBidi"/>
          <w:i/>
          <w:iCs/>
          <w:color w:val="292929"/>
          <w:spacing w:val="-1"/>
          <w:rPrChange w:id="45" w:author="Dvora Toledano-kitai" w:date="2024-05-02T08:01:00Z">
            <w:rPr>
              <w:rFonts w:eastAsia="Times New Roman" w:cstheme="minorHAnsi"/>
              <w:color w:val="292929"/>
              <w:spacing w:val="-1"/>
            </w:rPr>
          </w:rPrChange>
        </w:rPr>
        <w:t>i</w:t>
      </w:r>
      <w:r w:rsidRPr="002A0953">
        <w:rPr>
          <w:rFonts w:eastAsia="Times New Roman" w:cstheme="minorHAnsi"/>
          <w:color w:val="292929"/>
          <w:spacing w:val="-1"/>
        </w:rPr>
        <w:t>):</w:t>
      </w:r>
    </w:p>
    <w:p w14:paraId="4A37FB43" w14:textId="2CE3C6A7" w:rsidR="002471E1" w:rsidRPr="002A0953" w:rsidRDefault="002471E1">
      <w:pPr>
        <w:shd w:val="clear" w:color="auto" w:fill="FFFFFF"/>
        <w:bidi w:val="0"/>
        <w:spacing w:before="100" w:beforeAutospacing="1" w:after="100" w:afterAutospacing="1" w:line="480" w:lineRule="atLeast"/>
        <w:jc w:val="center"/>
        <w:rPr>
          <w:rFonts w:eastAsia="Times New Roman" w:cstheme="minorHAnsi"/>
          <w:color w:val="292929"/>
          <w:spacing w:val="-1"/>
        </w:rPr>
        <w:pPrChange w:id="46" w:author="Dvora Toledano-kitai" w:date="2024-05-02T08:00:00Z">
          <w:pPr>
            <w:shd w:val="clear" w:color="auto" w:fill="FFFFFF"/>
            <w:bidi w:val="0"/>
            <w:spacing w:before="100" w:beforeAutospacing="1" w:after="100" w:afterAutospacing="1" w:line="480" w:lineRule="atLeast"/>
          </w:pPr>
        </w:pPrChange>
      </w:pPr>
      <w:r w:rsidRPr="002471E1">
        <w:rPr>
          <w:rFonts w:eastAsia="Times New Roman" w:cstheme="minorHAnsi"/>
          <w:color w:val="292929"/>
          <w:spacing w:val="-1"/>
          <w:position w:val="-26"/>
        </w:rPr>
        <w:object w:dxaOrig="3080" w:dyaOrig="639" w14:anchorId="66E651FA">
          <v:shape id="_x0000_i1026" type="#_x0000_t75" style="width:151.8pt;height:28.2pt" o:ole="">
            <v:imagedata r:id="rId22" o:title=""/>
          </v:shape>
          <o:OLEObject Type="Embed" ProgID="Equation.DSMT4" ShapeID="_x0000_i1026" DrawAspect="Content" ObjectID="_1776625160" r:id="rId23"/>
        </w:object>
      </w:r>
      <w:commentRangeEnd w:id="32"/>
      <w:r w:rsidR="00AD2279">
        <w:rPr>
          <w:rStyle w:val="af0"/>
        </w:rPr>
        <w:commentReference w:id="32"/>
      </w:r>
    </w:p>
    <w:p w14:paraId="0B2D654B" w14:textId="58BDD3AA" w:rsidR="002A0953" w:rsidRPr="002A0953" w:rsidRDefault="002A0953" w:rsidP="00B952C1">
      <w:pPr>
        <w:shd w:val="clear" w:color="auto" w:fill="FFFFFF"/>
        <w:bidi w:val="0"/>
        <w:spacing w:before="100" w:beforeAutospacing="1" w:after="100" w:afterAutospacing="1" w:line="240" w:lineRule="auto"/>
        <w:rPr>
          <w:rFonts w:eastAsia="Times New Roman" w:cstheme="minorHAnsi"/>
        </w:rPr>
      </w:pPr>
    </w:p>
    <w:p w14:paraId="6793AB89" w14:textId="60A20001" w:rsidR="002A0953" w:rsidRPr="009E1EFE" w:rsidRDefault="00CE70CC" w:rsidP="009E1EFE">
      <w:pPr>
        <w:pStyle w:val="ab"/>
        <w:bidi w:val="0"/>
        <w:rPr>
          <w:rFonts w:eastAsia="Times New Roman"/>
          <w:b/>
          <w:bCs/>
          <w:color w:val="000000" w:themeColor="text1"/>
        </w:rPr>
      </w:pPr>
      <w:bookmarkStart w:id="47" w:name="_Toc138549768"/>
      <w:r w:rsidRPr="009E1EFE">
        <w:rPr>
          <w:rFonts w:eastAsia="Times New Roman"/>
          <w:b/>
          <w:bCs/>
          <w:color w:val="000000" w:themeColor="text1"/>
        </w:rPr>
        <w:t xml:space="preserve">3.5 </w:t>
      </w:r>
      <w:r w:rsidR="002A0953" w:rsidRPr="009E1EFE">
        <w:rPr>
          <w:rFonts w:eastAsia="Times New Roman"/>
          <w:b/>
          <w:bCs/>
          <w:color w:val="000000" w:themeColor="text1"/>
        </w:rPr>
        <w:t>Conv-MPN</w:t>
      </w:r>
      <w:bookmarkEnd w:id="47"/>
    </w:p>
    <w:p w14:paraId="763E5EFD" w14:textId="1146485F" w:rsidR="002A0953" w:rsidRDefault="00EF4C8B" w:rsidP="00B952C1">
      <w:pPr>
        <w:shd w:val="clear" w:color="auto" w:fill="FFFFFF"/>
        <w:bidi w:val="0"/>
        <w:spacing w:before="100" w:beforeAutospacing="1" w:after="100" w:afterAutospacing="1" w:line="480" w:lineRule="atLeast"/>
        <w:rPr>
          <w:rFonts w:eastAsia="Times New Roman" w:cstheme="minorHAnsi"/>
          <w:color w:val="292929"/>
          <w:spacing w:val="-1"/>
        </w:rPr>
      </w:pPr>
      <w:r>
        <w:rPr>
          <w:rFonts w:eastAsia="Times New Roman" w:cstheme="minorHAnsi"/>
          <w:color w:val="292929"/>
          <w:spacing w:val="-1"/>
        </w:rPr>
        <w:t>A</w:t>
      </w:r>
      <w:r w:rsidR="002A0953" w:rsidRPr="002A0953">
        <w:rPr>
          <w:rFonts w:eastAsia="Times New Roman" w:cstheme="minorHAnsi"/>
          <w:color w:val="292929"/>
          <w:spacing w:val="-1"/>
        </w:rPr>
        <w:t xml:space="preserve"> variation of MPN named Conv-MPN</w:t>
      </w:r>
      <w:r w:rsidR="00B7095B">
        <w:rPr>
          <w:rFonts w:eastAsia="Times New Roman" w:cstheme="minorHAnsi"/>
          <w:color w:val="292929"/>
          <w:spacing w:val="-1"/>
        </w:rPr>
        <w:t xml:space="preserve"> [16] </w:t>
      </w:r>
      <w:r w:rsidR="00AD5A2D">
        <w:rPr>
          <w:rFonts w:eastAsia="Times New Roman" w:cstheme="minorHAnsi"/>
          <w:color w:val="292929"/>
          <w:spacing w:val="-1"/>
        </w:rPr>
        <w:t xml:space="preserve"> are used in </w:t>
      </w:r>
      <w:r w:rsidR="00BC3AA9">
        <w:rPr>
          <w:rFonts w:eastAsia="Times New Roman" w:cstheme="minorHAnsi"/>
          <w:color w:val="292929"/>
          <w:spacing w:val="-1"/>
        </w:rPr>
        <w:t>HouseGAN model</w:t>
      </w:r>
      <w:r w:rsidR="002A0953" w:rsidRPr="002A0953">
        <w:rPr>
          <w:rFonts w:eastAsia="Times New Roman" w:cstheme="minorHAnsi"/>
          <w:color w:val="292929"/>
          <w:spacing w:val="-1"/>
        </w:rPr>
        <w:t>. The key difference compared to regular MPN is that Conv-MPN uses feature volumes instead of feature vectors as node states. To construct messages, it uses a CNN architecture. Conv-MPN</w:t>
      </w:r>
      <w:r w:rsidR="00CB03C9">
        <w:rPr>
          <w:rFonts w:eastAsia="Times New Roman" w:cstheme="minorHAnsi"/>
          <w:color w:val="292929"/>
          <w:spacing w:val="-1"/>
        </w:rPr>
        <w:t xml:space="preserve"> are used in</w:t>
      </w:r>
      <w:r w:rsidR="00B7095B">
        <w:rPr>
          <w:rFonts w:eastAsia="Times New Roman" w:cstheme="minorHAnsi"/>
          <w:color w:val="292929"/>
          <w:spacing w:val="-1"/>
        </w:rPr>
        <w:t xml:space="preserve"> </w:t>
      </w:r>
      <w:r w:rsidR="00B00205">
        <w:rPr>
          <w:rFonts w:eastAsia="Times New Roman" w:cstheme="minorHAnsi"/>
          <w:color w:val="292929"/>
          <w:spacing w:val="-1"/>
        </w:rPr>
        <w:t>HouseGAN</w:t>
      </w:r>
      <w:r w:rsidR="00B00205" w:rsidRPr="002A0953">
        <w:rPr>
          <w:rFonts w:eastAsia="Times New Roman" w:cstheme="minorHAnsi"/>
          <w:color w:val="292929"/>
          <w:spacing w:val="-1"/>
        </w:rPr>
        <w:t xml:space="preserve">, </w:t>
      </w:r>
      <w:r w:rsidR="00B00205">
        <w:rPr>
          <w:rFonts w:eastAsia="Times New Roman" w:cstheme="minorHAnsi"/>
          <w:color w:val="292929"/>
          <w:spacing w:val="-1"/>
        </w:rPr>
        <w:t>since</w:t>
      </w:r>
      <w:r w:rsidR="002A0953" w:rsidRPr="002A0953">
        <w:rPr>
          <w:rFonts w:eastAsia="Times New Roman" w:cstheme="minorHAnsi"/>
          <w:color w:val="292929"/>
          <w:spacing w:val="-1"/>
        </w:rPr>
        <w:t xml:space="preserve"> the task they try to solve is spatial in nature, thus its make sense to use of a hidden state with at least 2 dimensions.</w:t>
      </w:r>
    </w:p>
    <w:p w14:paraId="4FFA33A7" w14:textId="4C9C7452" w:rsidR="00C91ACE" w:rsidRDefault="00C91ACE" w:rsidP="00114D79">
      <w:pPr>
        <w:shd w:val="clear" w:color="auto" w:fill="FFFFFF"/>
        <w:bidi w:val="0"/>
        <w:spacing w:before="100" w:beforeAutospacing="1" w:after="100" w:afterAutospacing="1" w:line="480" w:lineRule="atLeast"/>
        <w:rPr>
          <w:rFonts w:eastAsia="Times New Roman" w:cstheme="minorHAnsi"/>
          <w:color w:val="292929"/>
          <w:spacing w:val="-1"/>
        </w:rPr>
      </w:pPr>
    </w:p>
    <w:p w14:paraId="51869935" w14:textId="5A489F0C" w:rsidR="00C91ACE" w:rsidRPr="009E1EFE" w:rsidRDefault="00C91ACE" w:rsidP="009E1EFE">
      <w:pPr>
        <w:pStyle w:val="ab"/>
        <w:bidi w:val="0"/>
        <w:rPr>
          <w:rFonts w:cs="Arial"/>
          <w:b/>
          <w:bCs/>
        </w:rPr>
      </w:pPr>
      <w:r>
        <w:rPr>
          <w:rFonts w:cs="Arial"/>
        </w:rPr>
        <w:t xml:space="preserve">     </w:t>
      </w:r>
      <w:bookmarkStart w:id="48" w:name="_Toc138549769"/>
      <w:r w:rsidRPr="009E1EFE">
        <w:rPr>
          <w:b/>
          <w:bCs/>
          <w:color w:val="000000" w:themeColor="text1"/>
        </w:rPr>
        <w:t>3.</w:t>
      </w:r>
      <w:r w:rsidR="00CE70CC" w:rsidRPr="009E1EFE">
        <w:rPr>
          <w:b/>
          <w:bCs/>
          <w:color w:val="000000" w:themeColor="text1"/>
        </w:rPr>
        <w:t xml:space="preserve">6 </w:t>
      </w:r>
      <w:r w:rsidRPr="009E1EFE">
        <w:rPr>
          <w:b/>
          <w:bCs/>
          <w:color w:val="000000" w:themeColor="text1"/>
        </w:rPr>
        <w:t>Floorplan Vectorization</w:t>
      </w:r>
      <w:bookmarkEnd w:id="48"/>
      <w:r w:rsidRPr="009E1EFE">
        <w:rPr>
          <w:b/>
          <w:bCs/>
          <w:color w:val="000000" w:themeColor="text1"/>
        </w:rPr>
        <w:t xml:space="preserve"> </w:t>
      </w:r>
    </w:p>
    <w:p w14:paraId="33B06065" w14:textId="7B6C86F8" w:rsidR="00C91ACE" w:rsidRDefault="00216F20" w:rsidP="00114D79">
      <w:pPr>
        <w:bidi w:val="0"/>
        <w:spacing w:before="100" w:beforeAutospacing="1" w:after="100" w:afterAutospacing="1"/>
        <w:rPr>
          <w:rFonts w:cs="Arial"/>
        </w:rPr>
      </w:pPr>
      <w:r>
        <w:rPr>
          <w:rFonts w:cs="Arial"/>
        </w:rPr>
        <w:t xml:space="preserve">Floorplan Vectorization deals </w:t>
      </w:r>
      <w:r w:rsidR="00D56AF2">
        <w:rPr>
          <w:rFonts w:cs="Arial"/>
        </w:rPr>
        <w:t xml:space="preserve">with </w:t>
      </w:r>
      <w:r w:rsidR="00C91ACE">
        <w:rPr>
          <w:rFonts w:cs="Arial"/>
        </w:rPr>
        <w:t>C</w:t>
      </w:r>
      <w:r w:rsidR="00C91ACE" w:rsidRPr="00CB066B">
        <w:rPr>
          <w:rFonts w:cs="Arial"/>
        </w:rPr>
        <w:t>onverting a rasterized floorplan image into a vector-graphics representation</w:t>
      </w:r>
      <w:r w:rsidR="00C91ACE">
        <w:rPr>
          <w:rFonts w:cs="Arial"/>
        </w:rPr>
        <w:t>.</w:t>
      </w:r>
    </w:p>
    <w:p w14:paraId="106EC9E0" w14:textId="3C372320" w:rsidR="00C91ACE" w:rsidRDefault="00D56AF2" w:rsidP="00114D79">
      <w:pPr>
        <w:bidi w:val="0"/>
        <w:spacing w:before="100" w:beforeAutospacing="1" w:after="100" w:afterAutospacing="1"/>
        <w:rPr>
          <w:rFonts w:cs="Arial"/>
        </w:rPr>
      </w:pPr>
      <w:r>
        <w:rPr>
          <w:rFonts w:cs="Arial"/>
        </w:rPr>
        <w:t>Since</w:t>
      </w:r>
      <w:r w:rsidR="00C91ACE" w:rsidRPr="00974E03">
        <w:rPr>
          <w:rFonts w:cs="Arial"/>
        </w:rPr>
        <w:t xml:space="preserve"> the database used to train the model in the House-GAN model does not contain bubble diagrams, the floorplan vectorization algorithm is </w:t>
      </w:r>
      <w:r w:rsidR="00C91ACE">
        <w:rPr>
          <w:rFonts w:cs="Arial"/>
        </w:rPr>
        <w:t>used</w:t>
      </w:r>
      <w:r w:rsidR="00C91ACE" w:rsidRPr="00974E03">
        <w:rPr>
          <w:rFonts w:cs="Arial"/>
        </w:rPr>
        <w:t xml:space="preserve"> to generate the vector-graphics format, which is then turned into a bubble diagram</w:t>
      </w:r>
      <w:r w:rsidR="00C91ACE">
        <w:rPr>
          <w:rFonts w:cs="Arial"/>
        </w:rPr>
        <w:t xml:space="preserve"> (the model input).</w:t>
      </w:r>
    </w:p>
    <w:p w14:paraId="05435F49" w14:textId="77777777" w:rsidR="00C91ACE" w:rsidRDefault="00C91ACE" w:rsidP="00375D7B">
      <w:pPr>
        <w:bidi w:val="0"/>
        <w:spacing w:before="100" w:beforeAutospacing="1" w:after="100" w:afterAutospacing="1"/>
        <w:jc w:val="center"/>
        <w:rPr>
          <w:rFonts w:cs="Arial"/>
        </w:rPr>
      </w:pPr>
      <w:r w:rsidRPr="009F77FC">
        <w:rPr>
          <w:rFonts w:cs="Arial"/>
          <w:noProof/>
        </w:rPr>
        <w:drawing>
          <wp:inline distT="0" distB="0" distL="0" distR="0" wp14:anchorId="08F2D672" wp14:editId="67197607">
            <wp:extent cx="2137273" cy="1012541"/>
            <wp:effectExtent l="0" t="0" r="0" b="0"/>
            <wp:docPr id="9" name="Picture 9" descr="A picture containing diagram, pla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 plan, text&#10;&#10;Description automatically generated"/>
                    <pic:cNvPicPr/>
                  </pic:nvPicPr>
                  <pic:blipFill>
                    <a:blip r:embed="rId28"/>
                    <a:stretch>
                      <a:fillRect/>
                    </a:stretch>
                  </pic:blipFill>
                  <pic:spPr>
                    <a:xfrm>
                      <a:off x="0" y="0"/>
                      <a:ext cx="2158587" cy="1022639"/>
                    </a:xfrm>
                    <a:prstGeom prst="rect">
                      <a:avLst/>
                    </a:prstGeom>
                  </pic:spPr>
                </pic:pic>
              </a:graphicData>
            </a:graphic>
          </wp:inline>
        </w:drawing>
      </w:r>
    </w:p>
    <w:p w14:paraId="04AB1CE2" w14:textId="77777777" w:rsidR="00C91ACE" w:rsidRDefault="00C91ACE" w:rsidP="00762DC2">
      <w:pPr>
        <w:bidi w:val="0"/>
        <w:spacing w:after="0"/>
        <w:rPr>
          <w:b/>
          <w:bCs/>
        </w:rPr>
      </w:pPr>
      <w:r>
        <w:rPr>
          <w:rFonts w:cs="Calibri"/>
          <w:noProof/>
          <w:rtl/>
          <w:lang w:val="he-IL"/>
        </w:rPr>
        <mc:AlternateContent>
          <mc:Choice Requires="wps">
            <w:drawing>
              <wp:anchor distT="0" distB="0" distL="114300" distR="114300" simplePos="0" relativeHeight="251655680" behindDoc="0" locked="0" layoutInCell="1" allowOverlap="1" wp14:anchorId="56D1E799" wp14:editId="4751CEA9">
                <wp:simplePos x="0" y="0"/>
                <wp:positionH relativeFrom="margin">
                  <wp:align>center</wp:align>
                </wp:positionH>
                <wp:positionV relativeFrom="paragraph">
                  <wp:posOffset>3810</wp:posOffset>
                </wp:positionV>
                <wp:extent cx="1972019" cy="264404"/>
                <wp:effectExtent l="0" t="0" r="28575" b="21590"/>
                <wp:wrapNone/>
                <wp:docPr id="33" name="Rectangle 14"/>
                <wp:cNvGraphicFramePr/>
                <a:graphic xmlns:a="http://schemas.openxmlformats.org/drawingml/2006/main">
                  <a:graphicData uri="http://schemas.microsoft.com/office/word/2010/wordprocessingShape">
                    <wps:wsp>
                      <wps:cNvSpPr/>
                      <wps:spPr>
                        <a:xfrm>
                          <a:off x="0" y="0"/>
                          <a:ext cx="1972019" cy="264404"/>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13873F" w14:textId="1B894F2E" w:rsidR="00C91ACE" w:rsidRDefault="00C91ACE" w:rsidP="00C91ACE">
                            <w:pPr>
                              <w:jc w:val="right"/>
                            </w:pPr>
                            <w:r>
                              <w:t>Fig.</w:t>
                            </w:r>
                            <w:r w:rsidR="00CE70CC">
                              <w:t>10</w:t>
                            </w:r>
                            <w:r>
                              <w:t>: from raster to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1E799" id="Rectangle 14" o:spid="_x0000_s1035" style="position:absolute;margin-left:0;margin-top:.3pt;width:155.3pt;height:20.8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" fillcolor="white [3201]" strokecolor="#70ad47 [3209]" strokeweight="1pt">
                <v:textbox>
                  <w:txbxContent>
                    <w:p w14:paraId="6213873F" w14:textId="1B894F2E" w:rsidR="00C91ACE" w:rsidRDefault="00C91ACE" w:rsidP="00C91ACE">
                      <w:pPr>
                        <w:jc w:val="right"/>
                      </w:pPr>
                      <w:r>
                        <w:t>Fig.</w:t>
                      </w:r>
                      <w:r w:rsidR="00CE70CC">
                        <w:t>10</w:t>
                      </w:r>
                      <w:r>
                        <w:t>: from raster to vector.</w:t>
                      </w:r>
                    </w:p>
                  </w:txbxContent>
                </v:textbox>
                <w10:wrap anchorx="margin"/>
              </v:rect>
            </w:pict>
          </mc:Fallback>
        </mc:AlternateContent>
      </w:r>
    </w:p>
    <w:p w14:paraId="337FC7C5" w14:textId="77777777" w:rsidR="00C91ACE" w:rsidRDefault="00C91ACE" w:rsidP="00762DC2">
      <w:pPr>
        <w:bidi w:val="0"/>
        <w:spacing w:after="0"/>
        <w:rPr>
          <w:b/>
          <w:bCs/>
        </w:rPr>
      </w:pPr>
    </w:p>
    <w:p w14:paraId="481F96D9" w14:textId="77777777" w:rsidR="00C91ACE" w:rsidRDefault="00C91ACE" w:rsidP="00B952C1">
      <w:pPr>
        <w:bidi w:val="0"/>
        <w:spacing w:after="0"/>
        <w:rPr>
          <w:b/>
          <w:bCs/>
        </w:rPr>
      </w:pPr>
    </w:p>
    <w:p w14:paraId="7EEAEB34" w14:textId="77777777" w:rsidR="00C91ACE" w:rsidRDefault="00C91ACE" w:rsidP="00114D79">
      <w:pPr>
        <w:bidi w:val="0"/>
        <w:spacing w:before="100" w:beforeAutospacing="1" w:after="100" w:afterAutospacing="1"/>
        <w:rPr>
          <w:b/>
          <w:bCs/>
        </w:rPr>
      </w:pPr>
    </w:p>
    <w:p w14:paraId="145DDF43" w14:textId="77777777" w:rsidR="004B640F" w:rsidRDefault="00C91ACE" w:rsidP="009E1EFE">
      <w:pPr>
        <w:pStyle w:val="ab"/>
        <w:bidi w:val="0"/>
      </w:pPr>
      <w:r>
        <w:t xml:space="preserve"> </w:t>
      </w:r>
    </w:p>
    <w:p w14:paraId="154E2B12" w14:textId="7326036A" w:rsidR="00C91ACE" w:rsidRPr="009E1EFE" w:rsidRDefault="00C91ACE" w:rsidP="004B640F">
      <w:pPr>
        <w:pStyle w:val="ab"/>
        <w:bidi w:val="0"/>
        <w:rPr>
          <w:b/>
          <w:bCs/>
          <w:color w:val="000000" w:themeColor="text1"/>
        </w:rPr>
      </w:pPr>
      <w:r>
        <w:lastRenderedPageBreak/>
        <w:t xml:space="preserve">  </w:t>
      </w:r>
      <w:bookmarkStart w:id="49" w:name="_Toc138549770"/>
      <w:r w:rsidRPr="009E1EFE">
        <w:rPr>
          <w:b/>
          <w:bCs/>
          <w:color w:val="000000" w:themeColor="text1"/>
        </w:rPr>
        <w:t>3.6 Manhattan distance</w:t>
      </w:r>
      <w:bookmarkEnd w:id="49"/>
    </w:p>
    <w:p w14:paraId="72D70AB5" w14:textId="324CF20C" w:rsidR="00C91ACE" w:rsidRDefault="00C91ACE" w:rsidP="00114D79">
      <w:pPr>
        <w:bidi w:val="0"/>
        <w:spacing w:before="100" w:beforeAutospacing="1" w:after="100" w:afterAutospacing="1"/>
      </w:pPr>
      <w:r w:rsidRPr="00046000">
        <w:t xml:space="preserve">The </w:t>
      </w:r>
      <w:r w:rsidR="00693DED">
        <w:t xml:space="preserve">Manhattan </w:t>
      </w:r>
      <w:r w:rsidRPr="00046000">
        <w:t>distance</w:t>
      </w:r>
      <w:r w:rsidR="00693DED">
        <w:t xml:space="preserve"> is the distance</w:t>
      </w:r>
      <w:r w:rsidRPr="00046000">
        <w:t xml:space="preserve"> between two points measured along axes at right angles. In a plane with p</w:t>
      </w:r>
      <w:r w:rsidRPr="00046000">
        <w:rPr>
          <w:vertAlign w:val="subscript"/>
        </w:rPr>
        <w:t>1</w:t>
      </w:r>
      <w:r w:rsidRPr="00046000">
        <w:t> at (x</w:t>
      </w:r>
      <w:r w:rsidRPr="00046000">
        <w:rPr>
          <w:vertAlign w:val="subscript"/>
        </w:rPr>
        <w:t>1</w:t>
      </w:r>
      <w:r w:rsidRPr="00046000">
        <w:t>, y</w:t>
      </w:r>
      <w:r w:rsidRPr="00046000">
        <w:rPr>
          <w:vertAlign w:val="subscript"/>
        </w:rPr>
        <w:t>1</w:t>
      </w:r>
      <w:r w:rsidRPr="00046000">
        <w:t>) and p</w:t>
      </w:r>
      <w:r w:rsidRPr="00046000">
        <w:rPr>
          <w:vertAlign w:val="subscript"/>
        </w:rPr>
        <w:t>2</w:t>
      </w:r>
      <w:r w:rsidRPr="00046000">
        <w:t> at (x</w:t>
      </w:r>
      <w:r w:rsidRPr="00046000">
        <w:rPr>
          <w:vertAlign w:val="subscript"/>
        </w:rPr>
        <w:t>2</w:t>
      </w:r>
      <w:r w:rsidRPr="00046000">
        <w:t>, y</w:t>
      </w:r>
      <w:r w:rsidRPr="00046000">
        <w:rPr>
          <w:vertAlign w:val="subscript"/>
        </w:rPr>
        <w:t>2</w:t>
      </w:r>
      <w:r w:rsidRPr="00046000">
        <w:t>), it is |x</w:t>
      </w:r>
      <w:r w:rsidRPr="00046000">
        <w:rPr>
          <w:vertAlign w:val="subscript"/>
        </w:rPr>
        <w:t>1</w:t>
      </w:r>
      <w:r w:rsidRPr="00046000">
        <w:t> - x</w:t>
      </w:r>
      <w:r w:rsidRPr="00046000">
        <w:rPr>
          <w:vertAlign w:val="subscript"/>
        </w:rPr>
        <w:t>2</w:t>
      </w:r>
      <w:r w:rsidRPr="00046000">
        <w:t>| + |y</w:t>
      </w:r>
      <w:r w:rsidRPr="00046000">
        <w:rPr>
          <w:vertAlign w:val="subscript"/>
        </w:rPr>
        <w:t>1</w:t>
      </w:r>
      <w:r w:rsidRPr="00046000">
        <w:t> - y</w:t>
      </w:r>
      <w:r w:rsidRPr="00046000">
        <w:rPr>
          <w:vertAlign w:val="subscript"/>
        </w:rPr>
        <w:t>2</w:t>
      </w:r>
      <w:r w:rsidRPr="00046000">
        <w:t>|</w:t>
      </w:r>
      <w:r w:rsidR="0076547D">
        <w:t>(norm 1 distance).</w:t>
      </w:r>
    </w:p>
    <w:p w14:paraId="3EC2B24C" w14:textId="77777777" w:rsidR="00C91ACE" w:rsidRDefault="00C91ACE" w:rsidP="00375D7B">
      <w:pPr>
        <w:bidi w:val="0"/>
        <w:spacing w:before="100" w:beforeAutospacing="1" w:after="100" w:afterAutospacing="1"/>
        <w:jc w:val="center"/>
      </w:pPr>
      <w:r>
        <w:rPr>
          <w:rFonts w:cs="Calibri"/>
          <w:noProof/>
          <w:rtl/>
          <w:lang w:val="he-IL"/>
        </w:rPr>
        <mc:AlternateContent>
          <mc:Choice Requires="wps">
            <w:drawing>
              <wp:anchor distT="0" distB="0" distL="114300" distR="114300" simplePos="0" relativeHeight="251656704" behindDoc="0" locked="0" layoutInCell="1" allowOverlap="1" wp14:anchorId="42E8806E" wp14:editId="1EFA0104">
                <wp:simplePos x="0" y="0"/>
                <wp:positionH relativeFrom="margin">
                  <wp:posOffset>1604645</wp:posOffset>
                </wp:positionH>
                <wp:positionV relativeFrom="paragraph">
                  <wp:posOffset>1207770</wp:posOffset>
                </wp:positionV>
                <wp:extent cx="1972019" cy="264404"/>
                <wp:effectExtent l="0" t="0" r="28575" b="21590"/>
                <wp:wrapNone/>
                <wp:docPr id="34" name="Rectangle 16"/>
                <wp:cNvGraphicFramePr/>
                <a:graphic xmlns:a="http://schemas.openxmlformats.org/drawingml/2006/main">
                  <a:graphicData uri="http://schemas.microsoft.com/office/word/2010/wordprocessingShape">
                    <wps:wsp>
                      <wps:cNvSpPr/>
                      <wps:spPr>
                        <a:xfrm>
                          <a:off x="0" y="0"/>
                          <a:ext cx="1972019" cy="264404"/>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59F9ED" w14:textId="4AEC8AB3" w:rsidR="00C91ACE" w:rsidRDefault="00C91ACE" w:rsidP="00C91ACE">
                            <w:pPr>
                              <w:jc w:val="right"/>
                            </w:pPr>
                            <w:r>
                              <w:t>Fig.1</w:t>
                            </w:r>
                            <w:r w:rsidR="00CE70CC">
                              <w:t>1</w:t>
                            </w:r>
                            <w:r>
                              <w:t>: Manhattan 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8806E" id="Rectangle 16" o:spid="_x0000_s1036" style="position:absolute;left:0;text-align:left;margin-left:126.35pt;margin-top:95.1pt;width:155.3pt;height:20.8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" fillcolor="white [3201]" strokecolor="#70ad47 [3209]" strokeweight="1pt">
                <v:textbox>
                  <w:txbxContent>
                    <w:p w14:paraId="6859F9ED" w14:textId="4AEC8AB3" w:rsidR="00C91ACE" w:rsidRDefault="00C91ACE" w:rsidP="00C91ACE">
                      <w:pPr>
                        <w:jc w:val="right"/>
                      </w:pPr>
                      <w:r>
                        <w:t>Fig.1</w:t>
                      </w:r>
                      <w:r w:rsidR="00CE70CC">
                        <w:t>1</w:t>
                      </w:r>
                      <w:r>
                        <w:t>: Manhattan distance.</w:t>
                      </w:r>
                    </w:p>
                  </w:txbxContent>
                </v:textbox>
                <w10:wrap anchorx="margin"/>
              </v:rect>
            </w:pict>
          </mc:Fallback>
        </mc:AlternateContent>
      </w:r>
      <w:r w:rsidRPr="008E40D0">
        <w:rPr>
          <w:noProof/>
        </w:rPr>
        <w:drawing>
          <wp:inline distT="0" distB="0" distL="0" distR="0" wp14:anchorId="00247823" wp14:editId="122191D6">
            <wp:extent cx="1892595" cy="1162919"/>
            <wp:effectExtent l="0" t="0" r="0" b="0"/>
            <wp:docPr id="37" name="תמונה 37" descr="תמונה שמכילה קו, תרשים, עלילה, מקבי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תמונה 37" descr="תמונה שמכילה קו, תרשים, עלילה, מקביל&#10;&#10;התיאור נוצר באופן אוטומטי"/>
                    <pic:cNvPicPr/>
                  </pic:nvPicPr>
                  <pic:blipFill>
                    <a:blip r:embed="rId29"/>
                    <a:stretch>
                      <a:fillRect/>
                    </a:stretch>
                  </pic:blipFill>
                  <pic:spPr>
                    <a:xfrm>
                      <a:off x="0" y="0"/>
                      <a:ext cx="1908713" cy="1172823"/>
                    </a:xfrm>
                    <a:prstGeom prst="rect">
                      <a:avLst/>
                    </a:prstGeom>
                  </pic:spPr>
                </pic:pic>
              </a:graphicData>
            </a:graphic>
          </wp:inline>
        </w:drawing>
      </w:r>
    </w:p>
    <w:p w14:paraId="4E3EE0DB" w14:textId="77777777" w:rsidR="00C91ACE" w:rsidRPr="00046000" w:rsidRDefault="00C91ACE" w:rsidP="00114D79">
      <w:pPr>
        <w:bidi w:val="0"/>
        <w:spacing w:before="100" w:beforeAutospacing="1" w:after="100" w:afterAutospacing="1"/>
      </w:pPr>
    </w:p>
    <w:p w14:paraId="5D4503D4" w14:textId="77777777" w:rsidR="00C91ACE" w:rsidRPr="009E1EFE" w:rsidRDefault="00C91ACE" w:rsidP="009E1EFE">
      <w:pPr>
        <w:pStyle w:val="ab"/>
        <w:bidi w:val="0"/>
        <w:rPr>
          <w:b/>
          <w:bCs/>
          <w:color w:val="000000" w:themeColor="text1"/>
        </w:rPr>
      </w:pPr>
      <w:r w:rsidRPr="009E1EFE">
        <w:rPr>
          <w:b/>
          <w:bCs/>
          <w:color w:val="000000" w:themeColor="text1"/>
        </w:rPr>
        <w:t xml:space="preserve">   </w:t>
      </w:r>
      <w:bookmarkStart w:id="50" w:name="_Toc138549771"/>
      <w:r w:rsidRPr="009E1EFE">
        <w:rPr>
          <w:b/>
          <w:bCs/>
          <w:color w:val="000000" w:themeColor="text1"/>
        </w:rPr>
        <w:t>3.7 K-fold validation</w:t>
      </w:r>
      <w:bookmarkEnd w:id="50"/>
    </w:p>
    <w:p w14:paraId="3BB0C6CA" w14:textId="0CEC423B" w:rsidR="00C91ACE" w:rsidRDefault="00C91ACE" w:rsidP="00114D79">
      <w:pPr>
        <w:bidi w:val="0"/>
        <w:spacing w:before="100" w:beforeAutospacing="1" w:after="100" w:afterAutospacing="1"/>
        <w:rPr>
          <w:rFonts w:cs="Arial"/>
        </w:rPr>
      </w:pPr>
      <w:r w:rsidRPr="00F30620">
        <w:rPr>
          <w:rFonts w:cs="Arial"/>
        </w:rPr>
        <w:t xml:space="preserve">When given new data, K-fold Cross-Validation divides the dataset into K folds and is used to test the model's ability. K denotes the number of groups into which the data sample is divided. For example, if the </w:t>
      </w:r>
      <w:r w:rsidR="00D56194">
        <w:rPr>
          <w:rFonts w:cs="Arial"/>
        </w:rPr>
        <w:t>K</w:t>
      </w:r>
      <w:r w:rsidRPr="00F30620">
        <w:rPr>
          <w:rFonts w:cs="Arial"/>
        </w:rPr>
        <w:t>-value is 5, it is referred as a 5-fold cross-validation.</w:t>
      </w:r>
    </w:p>
    <w:p w14:paraId="07C70702" w14:textId="6B61CDD9" w:rsidR="00C91ACE" w:rsidRDefault="00C91ACE" w:rsidP="00375D7B">
      <w:pPr>
        <w:bidi w:val="0"/>
        <w:spacing w:before="100" w:beforeAutospacing="1" w:after="100" w:afterAutospacing="1"/>
        <w:jc w:val="center"/>
        <w:rPr>
          <w:rFonts w:cs="Arial"/>
        </w:rPr>
      </w:pPr>
      <w:r w:rsidRPr="001006B7">
        <w:rPr>
          <w:rFonts w:cs="Arial"/>
          <w:noProof/>
        </w:rPr>
        <w:drawing>
          <wp:inline distT="0" distB="0" distL="0" distR="0" wp14:anchorId="69BD5A75" wp14:editId="5FB0CE8F">
            <wp:extent cx="2651051" cy="1819925"/>
            <wp:effectExtent l="0" t="0" r="0" b="8890"/>
            <wp:docPr id="38" name="תמונה 38"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תמונה 38" descr="תמונה שמכילה טקסט, צילום מסך, מספר, גופן&#10;&#10;התיאור נוצר באופן אוטומטי"/>
                    <pic:cNvPicPr/>
                  </pic:nvPicPr>
                  <pic:blipFill>
                    <a:blip r:embed="rId30"/>
                    <a:stretch>
                      <a:fillRect/>
                    </a:stretch>
                  </pic:blipFill>
                  <pic:spPr>
                    <a:xfrm>
                      <a:off x="0" y="0"/>
                      <a:ext cx="2663661" cy="1828581"/>
                    </a:xfrm>
                    <a:prstGeom prst="rect">
                      <a:avLst/>
                    </a:prstGeom>
                  </pic:spPr>
                </pic:pic>
              </a:graphicData>
            </a:graphic>
          </wp:inline>
        </w:drawing>
      </w:r>
    </w:p>
    <w:p w14:paraId="7964801C" w14:textId="2222F725" w:rsidR="00C91ACE" w:rsidRPr="00F30620" w:rsidRDefault="00375D7B" w:rsidP="00114D79">
      <w:pPr>
        <w:bidi w:val="0"/>
        <w:spacing w:before="100" w:beforeAutospacing="1" w:after="100" w:afterAutospacing="1"/>
        <w:rPr>
          <w:rFonts w:cs="Arial"/>
        </w:rPr>
      </w:pPr>
      <w:r>
        <w:rPr>
          <w:rFonts w:cs="Calibri"/>
          <w:noProof/>
          <w:rtl/>
          <w:lang w:val="he-IL"/>
        </w:rPr>
        <mc:AlternateContent>
          <mc:Choice Requires="wps">
            <w:drawing>
              <wp:anchor distT="0" distB="0" distL="114300" distR="114300" simplePos="0" relativeHeight="251657728" behindDoc="0" locked="0" layoutInCell="1" allowOverlap="1" wp14:anchorId="2CE47E49" wp14:editId="039C6803">
                <wp:simplePos x="0" y="0"/>
                <wp:positionH relativeFrom="margin">
                  <wp:posOffset>1306196</wp:posOffset>
                </wp:positionH>
                <wp:positionV relativeFrom="paragraph">
                  <wp:posOffset>10160</wp:posOffset>
                </wp:positionV>
                <wp:extent cx="2354580" cy="264160"/>
                <wp:effectExtent l="0" t="0" r="26670" b="21590"/>
                <wp:wrapNone/>
                <wp:docPr id="35" name="Rectangle 20"/>
                <wp:cNvGraphicFramePr/>
                <a:graphic xmlns:a="http://schemas.openxmlformats.org/drawingml/2006/main">
                  <a:graphicData uri="http://schemas.microsoft.com/office/word/2010/wordprocessingShape">
                    <wps:wsp>
                      <wps:cNvSpPr/>
                      <wps:spPr>
                        <a:xfrm>
                          <a:off x="0" y="0"/>
                          <a:ext cx="2354580" cy="2641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991E5A" w14:textId="4ADEC81C" w:rsidR="00C91ACE" w:rsidRDefault="00C91ACE" w:rsidP="00375D7B">
                            <w:pPr>
                              <w:jc w:val="center"/>
                            </w:pPr>
                            <w:r>
                              <w:t>Fig.1</w:t>
                            </w:r>
                            <w:r w:rsidR="00CE70CC">
                              <w:t>2</w:t>
                            </w:r>
                            <w:r>
                              <w:t>: K- fold Cross Validation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47E49" id="Rectangle 20" o:spid="_x0000_s1037" style="position:absolute;margin-left:102.85pt;margin-top:.8pt;width:185.4pt;height:20.8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" fillcolor="white [3201]" strokecolor="#70ad47 [3209]" strokeweight="1pt">
                <v:textbox>
                  <w:txbxContent>
                    <w:p w14:paraId="50991E5A" w14:textId="4ADEC81C" w:rsidR="00C91ACE" w:rsidRDefault="00C91ACE" w:rsidP="00375D7B">
                      <w:pPr>
                        <w:jc w:val="center"/>
                      </w:pPr>
                      <w:r>
                        <w:t>Fig.1</w:t>
                      </w:r>
                      <w:r w:rsidR="00CE70CC">
                        <w:t>2</w:t>
                      </w:r>
                      <w:r>
                        <w:t>: K- fold Cross Validation process.</w:t>
                      </w:r>
                    </w:p>
                  </w:txbxContent>
                </v:textbox>
                <w10:wrap anchorx="margin"/>
              </v:rect>
            </w:pict>
          </mc:Fallback>
        </mc:AlternateContent>
      </w:r>
    </w:p>
    <w:p w14:paraId="1F93AEB4" w14:textId="77777777" w:rsidR="00C91ACE" w:rsidRDefault="00C91ACE" w:rsidP="00B952C1">
      <w:pPr>
        <w:bidi w:val="0"/>
        <w:spacing w:after="0"/>
        <w:rPr>
          <w:rFonts w:cs="Arial"/>
          <w:b/>
          <w:bCs/>
        </w:rPr>
      </w:pPr>
    </w:p>
    <w:p w14:paraId="7FA20508" w14:textId="1C05D89D" w:rsidR="00C91ACE" w:rsidRPr="009E1EFE" w:rsidRDefault="00C91ACE" w:rsidP="009E1EFE">
      <w:pPr>
        <w:pStyle w:val="ab"/>
        <w:bidi w:val="0"/>
        <w:rPr>
          <w:b/>
          <w:bCs/>
          <w:color w:val="000000" w:themeColor="text1"/>
        </w:rPr>
      </w:pPr>
      <w:r w:rsidRPr="009E1EFE">
        <w:rPr>
          <w:b/>
          <w:bCs/>
          <w:color w:val="000000" w:themeColor="text1"/>
        </w:rPr>
        <w:t xml:space="preserve">   </w:t>
      </w:r>
      <w:bookmarkStart w:id="51" w:name="_Toc138549772"/>
      <w:r w:rsidRPr="009E1EFE">
        <w:rPr>
          <w:b/>
          <w:bCs/>
          <w:color w:val="000000" w:themeColor="text1"/>
        </w:rPr>
        <w:t>3.8 Upsampling</w:t>
      </w:r>
      <w:r w:rsidR="00372E84" w:rsidRPr="009E1EFE">
        <w:rPr>
          <w:b/>
          <w:bCs/>
          <w:color w:val="000000" w:themeColor="text1"/>
        </w:rPr>
        <w:t xml:space="preserve"> Layer</w:t>
      </w:r>
      <w:bookmarkEnd w:id="51"/>
    </w:p>
    <w:p w14:paraId="05A7F55A" w14:textId="15473CC0" w:rsidR="00C91ACE" w:rsidRDefault="00C91ACE" w:rsidP="00114D79">
      <w:pPr>
        <w:bidi w:val="0"/>
        <w:spacing w:before="100" w:beforeAutospacing="1" w:after="100" w:afterAutospacing="1"/>
        <w:rPr>
          <w:rFonts w:cs="Arial"/>
        </w:rPr>
      </w:pPr>
      <w:r w:rsidRPr="005C7457">
        <w:rPr>
          <w:rFonts w:cs="Arial"/>
        </w:rPr>
        <w:t xml:space="preserve">An upsampling layer is a component in </w:t>
      </w:r>
      <w:r w:rsidR="00372E84">
        <w:rPr>
          <w:rFonts w:cs="Arial"/>
        </w:rPr>
        <w:t>N</w:t>
      </w:r>
      <w:r w:rsidRPr="005C7457">
        <w:rPr>
          <w:rFonts w:cs="Arial"/>
        </w:rPr>
        <w:t xml:space="preserve">eural </w:t>
      </w:r>
      <w:r w:rsidR="00372E84">
        <w:rPr>
          <w:rFonts w:cs="Arial"/>
        </w:rPr>
        <w:t>N</w:t>
      </w:r>
      <w:r w:rsidRPr="005C7457">
        <w:rPr>
          <w:rFonts w:cs="Arial"/>
        </w:rPr>
        <w:t>etwork topologies that is widely used to increase the spatial dimensions or resolution of feature maps. It is the inverse of downsampling or pooling layers, both of which lower spatial dimensions.</w:t>
      </w:r>
      <w:r>
        <w:rPr>
          <w:rFonts w:cs="Arial"/>
        </w:rPr>
        <w:t xml:space="preserve"> </w:t>
      </w:r>
      <w:r w:rsidRPr="005C7457">
        <w:rPr>
          <w:rFonts w:cs="Arial"/>
        </w:rPr>
        <w:t>When it is required to recover or restore the original spatial information lost during downsampling, or to raise the resolution of the feature maps for better discrimination and finer detail representation, upsampling layers are used.</w:t>
      </w:r>
    </w:p>
    <w:p w14:paraId="177C3179" w14:textId="59F031EF" w:rsidR="00C91ACE" w:rsidRPr="008C1B6F" w:rsidRDefault="00375D7B" w:rsidP="00375D7B">
      <w:pPr>
        <w:bidi w:val="0"/>
        <w:spacing w:before="100" w:beforeAutospacing="1" w:after="100" w:afterAutospacing="1"/>
        <w:jc w:val="center"/>
        <w:rPr>
          <w:rFonts w:cs="Arial"/>
        </w:rPr>
      </w:pPr>
      <w:r>
        <w:rPr>
          <w:rFonts w:cs="Calibri"/>
          <w:noProof/>
          <w:rtl/>
          <w:lang w:val="he-IL"/>
        </w:rPr>
        <w:lastRenderedPageBreak/>
        <mc:AlternateContent>
          <mc:Choice Requires="wps">
            <w:drawing>
              <wp:anchor distT="0" distB="0" distL="114300" distR="114300" simplePos="0" relativeHeight="251658752" behindDoc="0" locked="0" layoutInCell="1" allowOverlap="1" wp14:anchorId="46555BBC" wp14:editId="6654B33D">
                <wp:simplePos x="0" y="0"/>
                <wp:positionH relativeFrom="margin">
                  <wp:posOffset>1684020</wp:posOffset>
                </wp:positionH>
                <wp:positionV relativeFrom="paragraph">
                  <wp:posOffset>1249045</wp:posOffset>
                </wp:positionV>
                <wp:extent cx="2374605" cy="264160"/>
                <wp:effectExtent l="0" t="0" r="26035" b="21590"/>
                <wp:wrapNone/>
                <wp:docPr id="36" name="Rectangle 24"/>
                <wp:cNvGraphicFramePr/>
                <a:graphic xmlns:a="http://schemas.openxmlformats.org/drawingml/2006/main">
                  <a:graphicData uri="http://schemas.microsoft.com/office/word/2010/wordprocessingShape">
                    <wps:wsp>
                      <wps:cNvSpPr/>
                      <wps:spPr>
                        <a:xfrm>
                          <a:off x="0" y="0"/>
                          <a:ext cx="2374605" cy="2641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FD0C9D" w14:textId="721B2E73" w:rsidR="00C91ACE" w:rsidRDefault="00C91ACE" w:rsidP="00C91ACE">
                            <w:pPr>
                              <w:jc w:val="right"/>
                            </w:pPr>
                            <w:r>
                              <w:t>Fig.1</w:t>
                            </w:r>
                            <w:r w:rsidR="00CE70CC">
                              <w:t>3</w:t>
                            </w:r>
                            <w:r>
                              <w:t xml:space="preserve">: </w:t>
                            </w:r>
                            <w:r w:rsidRPr="00742CED">
                              <w:t>Nearest Neighbor Upsampling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55BBC" id="Rectangle 24" o:spid="_x0000_s1038" style="position:absolute;left:0;text-align:left;margin-left:132.6pt;margin-top:98.35pt;width:187pt;height:20.8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" fillcolor="white [3201]" strokecolor="#70ad47 [3209]" strokeweight="1pt">
                <v:textbox>
                  <w:txbxContent>
                    <w:p w14:paraId="13FD0C9D" w14:textId="721B2E73" w:rsidR="00C91ACE" w:rsidRDefault="00C91ACE" w:rsidP="00C91ACE">
                      <w:pPr>
                        <w:jc w:val="right"/>
                      </w:pPr>
                      <w:r>
                        <w:t>Fig.1</w:t>
                      </w:r>
                      <w:r w:rsidR="00CE70CC">
                        <w:t>3</w:t>
                      </w:r>
                      <w:r>
                        <w:t xml:space="preserve">: </w:t>
                      </w:r>
                      <w:r w:rsidRPr="00742CED">
                        <w:t>Nearest Neighbor Upsampling</w:t>
                      </w:r>
                    </w:p>
                  </w:txbxContent>
                </v:textbox>
                <w10:wrap anchorx="margin"/>
              </v:rect>
            </w:pict>
          </mc:Fallback>
        </mc:AlternateContent>
      </w:r>
      <w:r w:rsidR="00C91ACE" w:rsidRPr="009E3DCB">
        <w:rPr>
          <w:rFonts w:cs="Arial"/>
          <w:noProof/>
        </w:rPr>
        <w:drawing>
          <wp:inline distT="0" distB="0" distL="0" distR="0" wp14:anchorId="72EC362D" wp14:editId="34069049">
            <wp:extent cx="2041601" cy="1169581"/>
            <wp:effectExtent l="0" t="0" r="0" b="0"/>
            <wp:docPr id="39" name="תמונה 39" descr="תמונה שמכילה טקסט, גופן, צילום מסך,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תמונה 39" descr="תמונה שמכילה טקסט, גופן, צילום מסך, מספר&#10;&#10;התיאור נוצר באופן אוטומטי"/>
                    <pic:cNvPicPr/>
                  </pic:nvPicPr>
                  <pic:blipFill>
                    <a:blip r:embed="rId31"/>
                    <a:stretch>
                      <a:fillRect/>
                    </a:stretch>
                  </pic:blipFill>
                  <pic:spPr>
                    <a:xfrm>
                      <a:off x="0" y="0"/>
                      <a:ext cx="2050635" cy="1174756"/>
                    </a:xfrm>
                    <a:prstGeom prst="rect">
                      <a:avLst/>
                    </a:prstGeom>
                  </pic:spPr>
                </pic:pic>
              </a:graphicData>
            </a:graphic>
          </wp:inline>
        </w:drawing>
      </w:r>
    </w:p>
    <w:p w14:paraId="1282B624" w14:textId="2C2D525A" w:rsidR="00C91ACE" w:rsidRDefault="00C91ACE" w:rsidP="008775BB">
      <w:pPr>
        <w:bidi w:val="0"/>
        <w:spacing w:before="100" w:beforeAutospacing="1" w:after="100" w:afterAutospacing="1"/>
        <w:rPr>
          <w:rFonts w:cs="Arial"/>
          <w:b/>
          <w:bCs/>
        </w:rPr>
      </w:pPr>
    </w:p>
    <w:p w14:paraId="3B924BFC" w14:textId="77777777" w:rsidR="00C91ACE" w:rsidRPr="009E1EFE" w:rsidRDefault="00C91ACE" w:rsidP="008775BB">
      <w:pPr>
        <w:pStyle w:val="ab"/>
        <w:bidi w:val="0"/>
        <w:spacing w:before="100" w:beforeAutospacing="1" w:after="100" w:afterAutospacing="1"/>
        <w:rPr>
          <w:b/>
          <w:bCs/>
          <w:color w:val="000000" w:themeColor="text1"/>
        </w:rPr>
      </w:pPr>
      <w:r w:rsidRPr="009E1EFE">
        <w:rPr>
          <w:rFonts w:cs="Arial"/>
          <w:b/>
          <w:bCs/>
          <w:color w:val="000000" w:themeColor="text1"/>
        </w:rPr>
        <w:t xml:space="preserve">   </w:t>
      </w:r>
      <w:bookmarkStart w:id="52" w:name="_Toc138549773"/>
      <w:r w:rsidRPr="009E1EFE">
        <w:rPr>
          <w:rFonts w:cs="Arial"/>
          <w:b/>
          <w:bCs/>
          <w:color w:val="000000" w:themeColor="text1"/>
        </w:rPr>
        <w:t xml:space="preserve">3.9 </w:t>
      </w:r>
      <w:r w:rsidRPr="009E1EFE">
        <w:rPr>
          <w:b/>
          <w:bCs/>
          <w:color w:val="000000" w:themeColor="text1"/>
        </w:rPr>
        <w:t>Noise Vector</w:t>
      </w:r>
      <w:bookmarkEnd w:id="52"/>
    </w:p>
    <w:p w14:paraId="7679D245" w14:textId="77777777" w:rsidR="00C91ACE" w:rsidRDefault="00C91ACE" w:rsidP="008775BB">
      <w:pPr>
        <w:bidi w:val="0"/>
        <w:spacing w:before="100" w:beforeAutospacing="1" w:after="100" w:afterAutospacing="1"/>
      </w:pPr>
      <w:r>
        <w:t>A noise vector is a randomly produced input vector that acts as a source of stochasticity or unpredictability for generative models such as generative adversarial networks (GANs). It is required for the generative model to generate different and realistic samples.</w:t>
      </w:r>
    </w:p>
    <w:p w14:paraId="3A848519" w14:textId="3529F29E" w:rsidR="00C91ACE" w:rsidRPr="00DE3BD2" w:rsidRDefault="00F93F2A" w:rsidP="008775BB">
      <w:pPr>
        <w:bidi w:val="0"/>
        <w:spacing w:before="100" w:beforeAutospacing="1" w:after="100" w:afterAutospacing="1"/>
      </w:pPr>
      <w:r>
        <w:t>A</w:t>
      </w:r>
      <w:r w:rsidR="00C91ACE">
        <w:t xml:space="preserve"> noise vector is often a high-dimensional vector drawn from a probability distribution, most commonly a standard normal distribution (mean 0, variance 1). The vector's elements each reflect a separate source of randomness or variation. It is feasible to generate a wide range of distinct outputs by feeding different noise vectors into the generative model.</w:t>
      </w:r>
    </w:p>
    <w:p w14:paraId="4E8BEEF6" w14:textId="0BD46B52" w:rsidR="00ED4C36" w:rsidRPr="009E1EFE" w:rsidRDefault="00BD1AD0" w:rsidP="009E1EFE">
      <w:pPr>
        <w:pStyle w:val="2"/>
        <w:rPr>
          <w:rFonts w:asciiTheme="minorHAnsi" w:hAnsiTheme="minorHAnsi" w:cstheme="minorHAnsi"/>
          <w:spacing w:val="-1"/>
          <w:sz w:val="28"/>
          <w:szCs w:val="28"/>
        </w:rPr>
      </w:pPr>
      <w:bookmarkStart w:id="53" w:name="_Toc138549774"/>
      <w:r w:rsidRPr="009E1EFE">
        <w:rPr>
          <w:rFonts w:asciiTheme="minorHAnsi" w:hAnsiTheme="minorHAnsi" w:cstheme="minorHAnsi"/>
          <w:sz w:val="28"/>
          <w:szCs w:val="28"/>
        </w:rPr>
        <w:t>4.</w:t>
      </w:r>
      <w:r w:rsidR="00AF6E9C" w:rsidRPr="009E1EFE">
        <w:rPr>
          <w:rFonts w:asciiTheme="minorHAnsi" w:hAnsiTheme="minorHAnsi" w:cstheme="minorHAnsi"/>
          <w:sz w:val="28"/>
          <w:szCs w:val="28"/>
        </w:rPr>
        <w:t xml:space="preserve"> The </w:t>
      </w:r>
      <w:r w:rsidRPr="009E1EFE">
        <w:rPr>
          <w:rFonts w:asciiTheme="minorHAnsi" w:hAnsiTheme="minorHAnsi" w:cstheme="minorHAnsi"/>
          <w:sz w:val="28"/>
          <w:szCs w:val="28"/>
        </w:rPr>
        <w:t>Model</w:t>
      </w:r>
      <w:bookmarkEnd w:id="53"/>
    </w:p>
    <w:p w14:paraId="3BC0F7AD" w14:textId="14869FC6" w:rsidR="00467DDA" w:rsidRPr="009E1EFE" w:rsidRDefault="00CE70CC" w:rsidP="009E1EFE">
      <w:pPr>
        <w:pStyle w:val="ab"/>
        <w:bidi w:val="0"/>
        <w:rPr>
          <w:rFonts w:eastAsia="Times New Roman"/>
          <w:b/>
          <w:bCs/>
          <w:spacing w:val="-1"/>
        </w:rPr>
      </w:pPr>
      <w:bookmarkStart w:id="54" w:name="_Toc138549775"/>
      <w:r w:rsidRPr="009E1EFE">
        <w:rPr>
          <w:rFonts w:eastAsia="Times New Roman"/>
          <w:b/>
          <w:bCs/>
          <w:color w:val="000000" w:themeColor="text1"/>
        </w:rPr>
        <w:t>4.</w:t>
      </w:r>
      <w:r w:rsidR="00BD1AD0" w:rsidRPr="009E1EFE">
        <w:rPr>
          <w:rFonts w:eastAsia="Times New Roman"/>
          <w:b/>
          <w:bCs/>
          <w:color w:val="000000" w:themeColor="text1"/>
        </w:rPr>
        <w:t>1</w:t>
      </w:r>
      <w:r w:rsidR="00AF6E9C" w:rsidRPr="009E1EFE">
        <w:rPr>
          <w:rFonts w:eastAsia="Times New Roman"/>
          <w:b/>
          <w:bCs/>
          <w:color w:val="000000" w:themeColor="text1"/>
        </w:rPr>
        <w:t xml:space="preserve"> The </w:t>
      </w:r>
      <w:r w:rsidR="00467DDA" w:rsidRPr="009E1EFE">
        <w:rPr>
          <w:rFonts w:eastAsia="Times New Roman"/>
          <w:b/>
          <w:bCs/>
          <w:color w:val="000000" w:themeColor="text1"/>
        </w:rPr>
        <w:t>Model Overview</w:t>
      </w:r>
      <w:bookmarkEnd w:id="54"/>
      <w:r w:rsidR="003A7E99" w:rsidRPr="009E1EFE">
        <w:rPr>
          <w:rFonts w:eastAsia="Times New Roman"/>
          <w:b/>
          <w:bCs/>
        </w:rPr>
        <w:tab/>
      </w:r>
    </w:p>
    <w:p w14:paraId="74EA7B8A" w14:textId="1975477A" w:rsidR="00467DDA" w:rsidRPr="00467DDA" w:rsidRDefault="00467DDA" w:rsidP="003A7E99">
      <w:pPr>
        <w:shd w:val="clear" w:color="auto" w:fill="FFFFFF"/>
        <w:bidi w:val="0"/>
        <w:spacing w:before="100" w:beforeAutospacing="1" w:after="100" w:afterAutospacing="1" w:line="480" w:lineRule="atLeast"/>
        <w:rPr>
          <w:rFonts w:eastAsia="Times New Roman" w:cstheme="minorHAnsi"/>
          <w:color w:val="292929"/>
          <w:spacing w:val="-1"/>
        </w:rPr>
      </w:pPr>
      <w:r w:rsidRPr="00467DDA">
        <w:rPr>
          <w:rFonts w:eastAsia="Times New Roman" w:cstheme="minorHAnsi"/>
          <w:color w:val="292929"/>
          <w:spacing w:val="-1"/>
        </w:rPr>
        <w:t xml:space="preserve">The full model consists of a series of preprocessing steps followed by a Generative Adversarial Network (GAN). </w:t>
      </w:r>
      <w:r w:rsidR="00931CD5">
        <w:rPr>
          <w:rFonts w:eastAsia="Times New Roman" w:cstheme="minorHAnsi"/>
          <w:color w:val="292929"/>
          <w:spacing w:val="-1"/>
        </w:rPr>
        <w:t>A</w:t>
      </w:r>
      <w:r w:rsidRPr="00467DDA">
        <w:rPr>
          <w:rFonts w:eastAsia="Times New Roman" w:cstheme="minorHAnsi"/>
          <w:color w:val="292929"/>
          <w:spacing w:val="-1"/>
        </w:rPr>
        <w:t xml:space="preserve"> schematic overview of the model </w:t>
      </w:r>
      <w:r w:rsidR="00931CD5">
        <w:rPr>
          <w:rFonts w:eastAsia="Times New Roman" w:cstheme="minorHAnsi"/>
          <w:color w:val="292929"/>
          <w:spacing w:val="-1"/>
        </w:rPr>
        <w:t>is represented in Fig</w:t>
      </w:r>
      <w:r w:rsidR="00B515C5">
        <w:rPr>
          <w:rFonts w:eastAsia="Times New Roman" w:cstheme="minorHAnsi"/>
          <w:color w:val="292929"/>
          <w:spacing w:val="-1"/>
        </w:rPr>
        <w:t xml:space="preserve"> 14</w:t>
      </w:r>
      <w:r w:rsidRPr="00467DDA">
        <w:rPr>
          <w:rFonts w:eastAsia="Times New Roman" w:cstheme="minorHAnsi"/>
          <w:color w:val="292929"/>
          <w:spacing w:val="-1"/>
        </w:rPr>
        <w:t>. The data preprocessing steps</w:t>
      </w:r>
      <w:r w:rsidR="00B515C5">
        <w:rPr>
          <w:rFonts w:eastAsia="Times New Roman" w:cstheme="minorHAnsi"/>
          <w:color w:val="292929"/>
          <w:spacing w:val="-1"/>
        </w:rPr>
        <w:t>,</w:t>
      </w:r>
      <w:r w:rsidRPr="00467DDA">
        <w:rPr>
          <w:rFonts w:eastAsia="Times New Roman" w:cstheme="minorHAnsi"/>
          <w:color w:val="292929"/>
          <w:spacing w:val="-1"/>
        </w:rPr>
        <w:t xml:space="preserve"> and the actual network are discussed in separate sections.</w:t>
      </w:r>
    </w:p>
    <w:p w14:paraId="62925936" w14:textId="03C8BAE7" w:rsidR="00467DDA" w:rsidRPr="00467DDA" w:rsidRDefault="00375D7B" w:rsidP="00375D7B">
      <w:pPr>
        <w:shd w:val="clear" w:color="auto" w:fill="FFFFFF"/>
        <w:bidi w:val="0"/>
        <w:spacing w:after="0" w:line="240" w:lineRule="auto"/>
        <w:jc w:val="center"/>
        <w:rPr>
          <w:rFonts w:eastAsia="Times New Roman" w:cstheme="minorHAnsi"/>
        </w:rPr>
      </w:pPr>
      <w:r>
        <w:rPr>
          <w:rFonts w:cs="Calibri"/>
          <w:noProof/>
          <w:rtl/>
          <w:lang w:val="he-IL"/>
        </w:rPr>
        <mc:AlternateContent>
          <mc:Choice Requires="wps">
            <w:drawing>
              <wp:anchor distT="0" distB="0" distL="114300" distR="114300" simplePos="0" relativeHeight="251660800" behindDoc="0" locked="0" layoutInCell="1" allowOverlap="1" wp14:anchorId="2BF5B0D5" wp14:editId="51B3082A">
                <wp:simplePos x="0" y="0"/>
                <wp:positionH relativeFrom="margin">
                  <wp:posOffset>1691640</wp:posOffset>
                </wp:positionH>
                <wp:positionV relativeFrom="paragraph">
                  <wp:posOffset>2624455</wp:posOffset>
                </wp:positionV>
                <wp:extent cx="2374605" cy="264160"/>
                <wp:effectExtent l="0" t="0" r="26035" b="21590"/>
                <wp:wrapNone/>
                <wp:docPr id="41" name="Rectangle 24"/>
                <wp:cNvGraphicFramePr/>
                <a:graphic xmlns:a="http://schemas.openxmlformats.org/drawingml/2006/main">
                  <a:graphicData uri="http://schemas.microsoft.com/office/word/2010/wordprocessingShape">
                    <wps:wsp>
                      <wps:cNvSpPr/>
                      <wps:spPr>
                        <a:xfrm>
                          <a:off x="0" y="0"/>
                          <a:ext cx="2374605" cy="2641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C019FF" w14:textId="7CB73900" w:rsidR="00CE70CC" w:rsidRDefault="00CE70CC" w:rsidP="00CE70CC">
                            <w:pPr>
                              <w:jc w:val="right"/>
                            </w:pPr>
                            <w:r>
                              <w:t>Fig.14: Model 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5B0D5" id="_x0000_s1039" style="position:absolute;left:0;text-align:left;margin-left:133.2pt;margin-top:206.65pt;width:187pt;height:20.8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" fillcolor="white [3201]" strokecolor="#70ad47 [3209]" strokeweight="1pt">
                <v:textbox>
                  <w:txbxContent>
                    <w:p w14:paraId="63C019FF" w14:textId="7CB73900" w:rsidR="00CE70CC" w:rsidRDefault="00CE70CC" w:rsidP="00CE70CC">
                      <w:pPr>
                        <w:jc w:val="right"/>
                      </w:pPr>
                      <w:r>
                        <w:t>Fig.14: Model Overview</w:t>
                      </w:r>
                    </w:p>
                  </w:txbxContent>
                </v:textbox>
                <w10:wrap anchorx="margin"/>
              </v:rect>
            </w:pict>
          </mc:Fallback>
        </mc:AlternateContent>
      </w:r>
      <w:r w:rsidR="00467DDA" w:rsidRPr="002A0953">
        <w:rPr>
          <w:rFonts w:eastAsia="Times New Roman" w:cstheme="minorHAnsi"/>
          <w:noProof/>
        </w:rPr>
        <w:drawing>
          <wp:inline distT="0" distB="0" distL="0" distR="0" wp14:anchorId="42AAFFA1" wp14:editId="345F8888">
            <wp:extent cx="5274310" cy="2722880"/>
            <wp:effectExtent l="0" t="0" r="2540" b="127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722880"/>
                    </a:xfrm>
                    <a:prstGeom prst="rect">
                      <a:avLst/>
                    </a:prstGeom>
                    <a:noFill/>
                    <a:ln>
                      <a:noFill/>
                    </a:ln>
                  </pic:spPr>
                </pic:pic>
              </a:graphicData>
            </a:graphic>
          </wp:inline>
        </w:drawing>
      </w:r>
    </w:p>
    <w:p w14:paraId="14F4B9CB" w14:textId="5F1A01ED" w:rsidR="00CE70CC" w:rsidRDefault="00CE70CC" w:rsidP="00B952C1">
      <w:pPr>
        <w:shd w:val="clear" w:color="auto" w:fill="FFFFFF"/>
        <w:bidi w:val="0"/>
        <w:spacing w:after="0" w:line="480" w:lineRule="atLeast"/>
        <w:rPr>
          <w:rFonts w:eastAsia="Times New Roman" w:cstheme="minorHAnsi"/>
          <w:color w:val="292929"/>
          <w:spacing w:val="-1"/>
        </w:rPr>
      </w:pPr>
    </w:p>
    <w:p w14:paraId="23756507" w14:textId="2544C158" w:rsidR="00467DDA" w:rsidRPr="00467DDA" w:rsidRDefault="00467DDA" w:rsidP="002428A9">
      <w:pPr>
        <w:shd w:val="clear" w:color="auto" w:fill="FFFFFF"/>
        <w:bidi w:val="0"/>
        <w:spacing w:before="100" w:beforeAutospacing="1" w:after="100" w:afterAutospacing="1" w:line="480" w:lineRule="atLeast"/>
        <w:rPr>
          <w:rFonts w:eastAsia="Times New Roman" w:cstheme="minorHAnsi"/>
          <w:color w:val="292929"/>
          <w:spacing w:val="-1"/>
        </w:rPr>
      </w:pPr>
      <w:r w:rsidRPr="00467DDA">
        <w:rPr>
          <w:rFonts w:eastAsia="Times New Roman" w:cstheme="minorHAnsi"/>
          <w:color w:val="292929"/>
          <w:spacing w:val="-1"/>
        </w:rPr>
        <w:lastRenderedPageBreak/>
        <w:t xml:space="preserve">As can be seen from the diagram the generator’s output is used in two different scenarios. </w:t>
      </w:r>
      <w:r w:rsidR="00305B40">
        <w:rPr>
          <w:rFonts w:eastAsia="Times New Roman" w:cstheme="minorHAnsi"/>
          <w:color w:val="292929"/>
          <w:spacing w:val="-1"/>
        </w:rPr>
        <w:t>It is used</w:t>
      </w:r>
      <w:r w:rsidRPr="00467DDA">
        <w:rPr>
          <w:rFonts w:eastAsia="Times New Roman" w:cstheme="minorHAnsi"/>
          <w:color w:val="292929"/>
          <w:spacing w:val="-1"/>
        </w:rPr>
        <w:t xml:space="preserve"> to </w:t>
      </w:r>
      <w:r w:rsidR="002A0953" w:rsidRPr="002A0953">
        <w:rPr>
          <w:rFonts w:eastAsia="Times New Roman" w:cstheme="minorHAnsi"/>
          <w:color w:val="292929"/>
          <w:spacing w:val="-1"/>
        </w:rPr>
        <w:t>construct</w:t>
      </w:r>
      <w:r w:rsidRPr="00467DDA">
        <w:rPr>
          <w:rFonts w:eastAsia="Times New Roman" w:cstheme="minorHAnsi"/>
          <w:color w:val="292929"/>
          <w:spacing w:val="-1"/>
        </w:rPr>
        <w:t xml:space="preserve"> an actual floorplan during inference and use it as input data for the discriminator during training. Given these two usages</w:t>
      </w:r>
      <w:r w:rsidR="002A0953" w:rsidRPr="002A0953">
        <w:rPr>
          <w:rFonts w:eastAsia="Times New Roman" w:cstheme="minorHAnsi"/>
          <w:color w:val="292929"/>
          <w:spacing w:val="-1"/>
        </w:rPr>
        <w:t>,</w:t>
      </w:r>
      <w:r w:rsidRPr="00467DDA">
        <w:rPr>
          <w:rFonts w:eastAsia="Times New Roman" w:cstheme="minorHAnsi"/>
          <w:color w:val="292929"/>
          <w:spacing w:val="-1"/>
        </w:rPr>
        <w:t xml:space="preserve"> one might ask the following questions:</w:t>
      </w:r>
    </w:p>
    <w:p w14:paraId="69B19369" w14:textId="35A55253" w:rsidR="00467DDA" w:rsidRPr="00467DDA" w:rsidRDefault="00467DDA" w:rsidP="002D38AF">
      <w:pPr>
        <w:numPr>
          <w:ilvl w:val="0"/>
          <w:numId w:val="1"/>
        </w:numPr>
        <w:shd w:val="clear" w:color="auto" w:fill="FFFFFF"/>
        <w:bidi w:val="0"/>
        <w:spacing w:before="100" w:beforeAutospacing="1" w:after="100" w:afterAutospacing="1" w:line="480" w:lineRule="atLeast"/>
        <w:ind w:left="990"/>
        <w:rPr>
          <w:rFonts w:eastAsia="Times New Roman" w:cstheme="minorHAnsi"/>
          <w:color w:val="292929"/>
          <w:spacing w:val="-1"/>
        </w:rPr>
      </w:pPr>
      <w:r w:rsidRPr="00467DDA">
        <w:rPr>
          <w:rFonts w:eastAsia="Times New Roman" w:cstheme="minorHAnsi"/>
          <w:color w:val="292929"/>
          <w:spacing w:val="-1"/>
        </w:rPr>
        <w:t>How the generator’s output</w:t>
      </w:r>
      <w:r w:rsidR="00277F8C">
        <w:rPr>
          <w:rFonts w:eastAsia="Times New Roman" w:cstheme="minorHAnsi"/>
          <w:color w:val="292929"/>
          <w:spacing w:val="-1"/>
        </w:rPr>
        <w:t xml:space="preserve"> can be converted</w:t>
      </w:r>
      <w:r w:rsidRPr="00467DDA">
        <w:rPr>
          <w:rFonts w:eastAsia="Times New Roman" w:cstheme="minorHAnsi"/>
          <w:color w:val="292929"/>
          <w:spacing w:val="-1"/>
        </w:rPr>
        <w:t xml:space="preserve"> to a realistic floorplan during inference?</w:t>
      </w:r>
    </w:p>
    <w:p w14:paraId="5C710320" w14:textId="3E45869C" w:rsidR="00467DDA" w:rsidRPr="00467DDA" w:rsidRDefault="00467DDA">
      <w:pPr>
        <w:numPr>
          <w:ilvl w:val="0"/>
          <w:numId w:val="1"/>
        </w:numPr>
        <w:shd w:val="clear" w:color="auto" w:fill="FFFFFF"/>
        <w:bidi w:val="0"/>
        <w:spacing w:before="100" w:beforeAutospacing="1" w:after="100" w:afterAutospacing="1" w:line="480" w:lineRule="atLeast"/>
        <w:ind w:left="990"/>
        <w:rPr>
          <w:rFonts w:eastAsia="Times New Roman" w:cstheme="minorHAnsi"/>
          <w:color w:val="292929"/>
          <w:spacing w:val="-1"/>
        </w:rPr>
        <w:pPrChange w:id="55" w:author="Dvora Toledano-kitai" w:date="2024-05-02T08:09:00Z">
          <w:pPr>
            <w:numPr>
              <w:numId w:val="1"/>
            </w:numPr>
            <w:shd w:val="clear" w:color="auto" w:fill="FFFFFF"/>
            <w:tabs>
              <w:tab w:val="num" w:pos="-1080"/>
            </w:tabs>
            <w:bidi w:val="0"/>
            <w:spacing w:before="100" w:beforeAutospacing="1" w:after="100" w:afterAutospacing="1" w:line="480" w:lineRule="atLeast"/>
            <w:ind w:left="1530" w:hanging="360"/>
          </w:pPr>
        </w:pPrChange>
      </w:pPr>
      <w:r w:rsidRPr="00467DDA">
        <w:rPr>
          <w:rFonts w:eastAsia="Times New Roman" w:cstheme="minorHAnsi"/>
          <w:color w:val="292929"/>
          <w:spacing w:val="-1"/>
        </w:rPr>
        <w:t>How raw (real) floorplan RGB images</w:t>
      </w:r>
      <w:r w:rsidR="009A2D1D">
        <w:rPr>
          <w:rFonts w:eastAsia="Times New Roman" w:cstheme="minorHAnsi"/>
          <w:color w:val="292929"/>
          <w:spacing w:val="-1"/>
        </w:rPr>
        <w:t xml:space="preserve"> can be firmed</w:t>
      </w:r>
      <w:r w:rsidRPr="00467DDA">
        <w:rPr>
          <w:rFonts w:eastAsia="Times New Roman" w:cstheme="minorHAnsi"/>
          <w:color w:val="292929"/>
          <w:spacing w:val="-1"/>
        </w:rPr>
        <w:t xml:space="preserve"> to the discriminator’s input format during training?</w:t>
      </w:r>
    </w:p>
    <w:p w14:paraId="7691D69C" w14:textId="60F0D681" w:rsidR="00467DDA" w:rsidRPr="009E1EFE" w:rsidRDefault="00BD1AD0" w:rsidP="009E1EFE">
      <w:pPr>
        <w:pStyle w:val="ab"/>
        <w:bidi w:val="0"/>
        <w:rPr>
          <w:rFonts w:eastAsia="Times New Roman"/>
          <w:b/>
          <w:bCs/>
          <w:color w:val="000000" w:themeColor="text1"/>
        </w:rPr>
      </w:pPr>
      <w:bookmarkStart w:id="56" w:name="_Toc138549776"/>
      <w:r w:rsidRPr="009E1EFE">
        <w:rPr>
          <w:rFonts w:eastAsia="Times New Roman"/>
          <w:b/>
          <w:bCs/>
          <w:color w:val="000000" w:themeColor="text1"/>
        </w:rPr>
        <w:t xml:space="preserve">4.1.1 </w:t>
      </w:r>
      <w:r w:rsidR="00467DDA" w:rsidRPr="009E1EFE">
        <w:rPr>
          <w:rFonts w:eastAsia="Times New Roman"/>
          <w:b/>
          <w:bCs/>
          <w:color w:val="000000" w:themeColor="text1"/>
        </w:rPr>
        <w:t>Floorplan constructing from generator output</w:t>
      </w:r>
      <w:bookmarkEnd w:id="56"/>
    </w:p>
    <w:p w14:paraId="53E325C4" w14:textId="4401756A" w:rsidR="00467DDA" w:rsidRPr="00467DDA" w:rsidRDefault="00467DDA" w:rsidP="002428A9">
      <w:pPr>
        <w:shd w:val="clear" w:color="auto" w:fill="FFFFFF"/>
        <w:bidi w:val="0"/>
        <w:spacing w:before="100" w:beforeAutospacing="1" w:after="100" w:afterAutospacing="1" w:line="480" w:lineRule="atLeast"/>
        <w:rPr>
          <w:rFonts w:eastAsia="Times New Roman" w:cstheme="minorHAnsi"/>
          <w:color w:val="292929"/>
          <w:spacing w:val="-1"/>
        </w:rPr>
      </w:pPr>
      <w:r w:rsidRPr="00467DDA">
        <w:rPr>
          <w:rFonts w:eastAsia="Times New Roman" w:cstheme="minorHAnsi"/>
          <w:color w:val="292929"/>
          <w:spacing w:val="-1"/>
        </w:rPr>
        <w:t>In short, rectangle fitting is performed on room segmentation masks generated for each room. This is elucidated in the</w:t>
      </w:r>
      <w:r w:rsidR="00ED4C36">
        <w:rPr>
          <w:rFonts w:eastAsia="Times New Roman" w:cstheme="minorHAnsi"/>
          <w:color w:val="292929"/>
          <w:spacing w:val="-1"/>
        </w:rPr>
        <w:t xml:space="preserve"> Data post-</w:t>
      </w:r>
      <w:r w:rsidR="001F4FC7">
        <w:rPr>
          <w:rFonts w:eastAsia="Times New Roman" w:cstheme="minorHAnsi"/>
          <w:color w:val="292929"/>
          <w:spacing w:val="-1"/>
        </w:rPr>
        <w:t>processing</w:t>
      </w:r>
      <w:r w:rsidR="001F4FC7" w:rsidRPr="00467DDA">
        <w:rPr>
          <w:rFonts w:eastAsia="Times New Roman" w:cstheme="minorHAnsi"/>
          <w:color w:val="292929"/>
          <w:spacing w:val="-1"/>
        </w:rPr>
        <w:t xml:space="preserve"> section</w:t>
      </w:r>
      <w:r w:rsidRPr="00467DDA">
        <w:rPr>
          <w:rFonts w:eastAsia="Times New Roman" w:cstheme="minorHAnsi"/>
          <w:color w:val="292929"/>
          <w:spacing w:val="-1"/>
        </w:rPr>
        <w:t>.</w:t>
      </w:r>
    </w:p>
    <w:p w14:paraId="4C2CBD39" w14:textId="2DD8603D" w:rsidR="00467DDA" w:rsidRPr="009E1EFE" w:rsidRDefault="00BD1AD0" w:rsidP="009E1EFE">
      <w:pPr>
        <w:pStyle w:val="ab"/>
        <w:bidi w:val="0"/>
        <w:rPr>
          <w:rFonts w:eastAsia="Times New Roman"/>
          <w:b/>
          <w:bCs/>
          <w:color w:val="000000" w:themeColor="text1"/>
        </w:rPr>
      </w:pPr>
      <w:bookmarkStart w:id="57" w:name="_Toc138549777"/>
      <w:r w:rsidRPr="009E1EFE">
        <w:rPr>
          <w:rFonts w:eastAsia="Times New Roman"/>
          <w:b/>
          <w:bCs/>
          <w:color w:val="000000" w:themeColor="text1"/>
        </w:rPr>
        <w:t xml:space="preserve">4.1.2 </w:t>
      </w:r>
      <w:r w:rsidR="00467DDA" w:rsidRPr="009E1EFE">
        <w:rPr>
          <w:rFonts w:eastAsia="Times New Roman"/>
          <w:b/>
          <w:bCs/>
          <w:color w:val="000000" w:themeColor="text1"/>
        </w:rPr>
        <w:t>Discriminator input construction from real floorplan</w:t>
      </w:r>
      <w:bookmarkEnd w:id="57"/>
    </w:p>
    <w:p w14:paraId="6B64188F" w14:textId="5E107766" w:rsidR="00467DDA" w:rsidRPr="00467DDA" w:rsidRDefault="00467DDA" w:rsidP="00A710F9">
      <w:pPr>
        <w:shd w:val="clear" w:color="auto" w:fill="FFFFFF"/>
        <w:bidi w:val="0"/>
        <w:spacing w:before="100" w:beforeAutospacing="1" w:after="100" w:afterAutospacing="1" w:line="480" w:lineRule="atLeast"/>
        <w:rPr>
          <w:rFonts w:eastAsia="Times New Roman" w:cstheme="minorHAnsi"/>
          <w:color w:val="292929"/>
          <w:spacing w:val="-1"/>
        </w:rPr>
      </w:pPr>
      <w:r w:rsidRPr="00467DDA">
        <w:rPr>
          <w:rFonts w:eastAsia="Times New Roman" w:cstheme="minorHAnsi"/>
          <w:color w:val="292929"/>
          <w:spacing w:val="-1"/>
        </w:rPr>
        <w:t>A graph of room segmentation masks must be constructed from a real floorplan to provide real data to the discriminator. The data preprocessing step makes sure the RGB floor plan image is converted to a bubble diagram. The segmentation mask is created from the RGB image by setting the foreground (</w:t>
      </w:r>
      <w:r w:rsidR="004B3184" w:rsidRPr="00467DDA">
        <w:rPr>
          <w:rFonts w:eastAsia="Times New Roman" w:cstheme="minorHAnsi"/>
          <w:color w:val="292929"/>
          <w:spacing w:val="-1"/>
        </w:rPr>
        <w:t>i.e.,</w:t>
      </w:r>
      <w:r w:rsidRPr="00467DDA">
        <w:rPr>
          <w:rFonts w:eastAsia="Times New Roman" w:cstheme="minorHAnsi"/>
          <w:color w:val="292929"/>
          <w:spacing w:val="-1"/>
        </w:rPr>
        <w:t xml:space="preserve"> the room) to 1.0 and the background to -1.0. This is done for each node in the graph, the</w:t>
      </w:r>
      <w:r w:rsidR="00A304C9">
        <w:rPr>
          <w:rFonts w:eastAsia="Times New Roman" w:cstheme="minorHAnsi"/>
          <w:color w:val="292929"/>
          <w:spacing w:val="-1"/>
        </w:rPr>
        <w:t xml:space="preserve"> </w:t>
      </w:r>
      <w:r w:rsidRPr="00467DDA">
        <w:rPr>
          <w:rFonts w:eastAsia="Times New Roman" w:cstheme="minorHAnsi"/>
          <w:color w:val="292929"/>
          <w:spacing w:val="-1"/>
        </w:rPr>
        <w:t>result is a graph of room segmentation masks which can be fed to the discriminator.</w:t>
      </w:r>
    </w:p>
    <w:p w14:paraId="7A0F1284" w14:textId="627F3CE6" w:rsidR="00467DDA" w:rsidRPr="009E1EFE" w:rsidRDefault="00BD1AD0" w:rsidP="009E1EFE">
      <w:pPr>
        <w:pStyle w:val="ab"/>
        <w:bidi w:val="0"/>
        <w:rPr>
          <w:rFonts w:eastAsia="Times New Roman"/>
          <w:b/>
          <w:bCs/>
          <w:color w:val="000000" w:themeColor="text1"/>
        </w:rPr>
      </w:pPr>
      <w:bookmarkStart w:id="58" w:name="_Toc138549778"/>
      <w:r w:rsidRPr="009E1EFE">
        <w:rPr>
          <w:rFonts w:eastAsia="Times New Roman"/>
          <w:b/>
          <w:bCs/>
          <w:color w:val="000000" w:themeColor="text1"/>
        </w:rPr>
        <w:t>4.2</w:t>
      </w:r>
      <w:r w:rsidR="00E47078" w:rsidRPr="009E1EFE">
        <w:rPr>
          <w:rFonts w:eastAsia="Times New Roman"/>
          <w:b/>
          <w:bCs/>
          <w:color w:val="000000" w:themeColor="text1"/>
        </w:rPr>
        <w:t xml:space="preserve"> </w:t>
      </w:r>
      <w:r w:rsidR="00467DDA" w:rsidRPr="009E1EFE">
        <w:rPr>
          <w:rFonts w:eastAsia="Times New Roman"/>
          <w:b/>
          <w:bCs/>
          <w:color w:val="000000" w:themeColor="text1"/>
        </w:rPr>
        <w:t>Data preprocessing</w:t>
      </w:r>
      <w:bookmarkEnd w:id="58"/>
    </w:p>
    <w:p w14:paraId="2F4659CD" w14:textId="39EC5D12" w:rsidR="00467DDA" w:rsidRPr="00467DDA" w:rsidRDefault="00467DDA" w:rsidP="00A710F9">
      <w:pPr>
        <w:shd w:val="clear" w:color="auto" w:fill="FFFFFF"/>
        <w:bidi w:val="0"/>
        <w:spacing w:before="100" w:beforeAutospacing="1" w:after="100" w:afterAutospacing="1" w:line="480" w:lineRule="atLeast"/>
        <w:rPr>
          <w:rFonts w:eastAsia="Times New Roman" w:cstheme="minorHAnsi"/>
          <w:color w:val="292929"/>
          <w:spacing w:val="-1"/>
        </w:rPr>
      </w:pPr>
      <w:r w:rsidRPr="00467DDA">
        <w:rPr>
          <w:rFonts w:eastAsia="Times New Roman" w:cstheme="minorHAnsi"/>
          <w:color w:val="292929"/>
          <w:spacing w:val="-1"/>
        </w:rPr>
        <w:t>Constructing a model to generate house layout requires data to train on. The research use</w:t>
      </w:r>
      <w:r w:rsidR="007536E0">
        <w:rPr>
          <w:rFonts w:eastAsia="Times New Roman" w:cstheme="minorHAnsi"/>
          <w:color w:val="292929"/>
          <w:spacing w:val="-1"/>
        </w:rPr>
        <w:t>s</w:t>
      </w:r>
      <w:r w:rsidRPr="00467DDA">
        <w:rPr>
          <w:rFonts w:eastAsia="Times New Roman" w:cstheme="minorHAnsi"/>
          <w:color w:val="292929"/>
          <w:spacing w:val="-1"/>
        </w:rPr>
        <w:t xml:space="preserve"> the LIFULL HOME’s database</w:t>
      </w:r>
      <w:r w:rsidR="00CE6AEF">
        <w:rPr>
          <w:rFonts w:eastAsia="Times New Roman" w:cstheme="minorHAnsi"/>
          <w:color w:val="292929"/>
          <w:spacing w:val="-1"/>
        </w:rPr>
        <w:t xml:space="preserve"> [17]</w:t>
      </w:r>
      <w:r w:rsidRPr="00467DDA">
        <w:rPr>
          <w:rFonts w:eastAsia="Times New Roman" w:cstheme="minorHAnsi"/>
          <w:color w:val="292929"/>
          <w:spacing w:val="-1"/>
        </w:rPr>
        <w:t>. This dataset contains five million real RGB floorplan images of which the paper selected 117,587. A few preprocessing steps are applied to these raw RGB images before they are being used by the model.</w:t>
      </w:r>
    </w:p>
    <w:p w14:paraId="38EFCD16" w14:textId="77777777" w:rsidR="00467DDA" w:rsidRPr="00467DDA" w:rsidRDefault="00467DDA" w:rsidP="00A710F9">
      <w:pPr>
        <w:shd w:val="clear" w:color="auto" w:fill="FFFFFF"/>
        <w:bidi w:val="0"/>
        <w:spacing w:before="100" w:beforeAutospacing="1" w:after="100" w:afterAutospacing="1" w:line="480" w:lineRule="atLeast"/>
        <w:rPr>
          <w:rFonts w:eastAsia="Times New Roman" w:cstheme="minorHAnsi"/>
          <w:color w:val="292929"/>
          <w:spacing w:val="-1"/>
        </w:rPr>
      </w:pPr>
      <w:r w:rsidRPr="00467DDA">
        <w:rPr>
          <w:rFonts w:eastAsia="Times New Roman" w:cstheme="minorHAnsi"/>
          <w:color w:val="292929"/>
          <w:spacing w:val="-1"/>
        </w:rPr>
        <w:t xml:space="preserve">The first step is to uniformly rescale all floorplan images to fit inside the 256x256 resolution. After this rescaling, a vectorized version of the floorplan is created. This is done by a floorplan </w:t>
      </w:r>
      <w:r w:rsidRPr="00467DDA">
        <w:rPr>
          <w:rFonts w:eastAsia="Times New Roman" w:cstheme="minorHAnsi"/>
          <w:color w:val="292929"/>
          <w:spacing w:val="-1"/>
        </w:rPr>
        <w:lastRenderedPageBreak/>
        <w:t>vectorization algorithm. The last step is to convert this vectorized floorplan in a bubble diagram. The bubble diagram is used as input for the model.</w:t>
      </w:r>
    </w:p>
    <w:p w14:paraId="629BA6FF" w14:textId="77777777" w:rsidR="00467DDA" w:rsidRPr="00467DDA" w:rsidRDefault="00467DDA" w:rsidP="00A710F9">
      <w:pPr>
        <w:shd w:val="clear" w:color="auto" w:fill="FFFFFF"/>
        <w:bidi w:val="0"/>
        <w:spacing w:before="100" w:beforeAutospacing="1" w:after="100" w:afterAutospacing="1" w:line="480" w:lineRule="atLeast"/>
        <w:rPr>
          <w:rFonts w:eastAsia="Times New Roman" w:cstheme="minorHAnsi"/>
          <w:color w:val="292929"/>
          <w:spacing w:val="-1"/>
        </w:rPr>
      </w:pPr>
      <w:r w:rsidRPr="00467DDA">
        <w:rPr>
          <w:rFonts w:eastAsia="Times New Roman" w:cstheme="minorHAnsi"/>
          <w:color w:val="292929"/>
          <w:spacing w:val="-1"/>
        </w:rPr>
        <w:t>In this preprocessing pipeline two important steps are done which require more explanation.</w:t>
      </w:r>
    </w:p>
    <w:p w14:paraId="086274F5" w14:textId="739A7E1B" w:rsidR="00467DDA" w:rsidRPr="009E1EFE" w:rsidRDefault="00BD1AD0" w:rsidP="009E1EFE">
      <w:pPr>
        <w:pStyle w:val="ab"/>
        <w:bidi w:val="0"/>
        <w:rPr>
          <w:rFonts w:eastAsia="Times New Roman"/>
          <w:b/>
          <w:bCs/>
          <w:color w:val="000000" w:themeColor="text1"/>
        </w:rPr>
      </w:pPr>
      <w:bookmarkStart w:id="59" w:name="_Toc138549779"/>
      <w:r w:rsidRPr="009E1EFE">
        <w:rPr>
          <w:rFonts w:eastAsia="Times New Roman"/>
          <w:b/>
          <w:bCs/>
          <w:color w:val="000000" w:themeColor="text1"/>
        </w:rPr>
        <w:t>4.2.1</w:t>
      </w:r>
      <w:r w:rsidR="00300D49" w:rsidRPr="009E1EFE">
        <w:rPr>
          <w:rFonts w:eastAsia="Times New Roman"/>
          <w:b/>
          <w:bCs/>
          <w:color w:val="000000" w:themeColor="text1"/>
        </w:rPr>
        <w:t xml:space="preserve"> </w:t>
      </w:r>
      <w:r w:rsidR="00467DDA" w:rsidRPr="009E1EFE">
        <w:rPr>
          <w:rFonts w:eastAsia="Times New Roman"/>
          <w:b/>
          <w:bCs/>
          <w:color w:val="000000" w:themeColor="text1"/>
        </w:rPr>
        <w:t xml:space="preserve">Constructing a vectorized </w:t>
      </w:r>
      <w:r w:rsidR="005D49CF" w:rsidRPr="009E1EFE">
        <w:rPr>
          <w:rFonts w:eastAsia="Times New Roman"/>
          <w:b/>
          <w:bCs/>
          <w:color w:val="000000" w:themeColor="text1"/>
        </w:rPr>
        <w:t>floorplan</w:t>
      </w:r>
      <w:bookmarkEnd w:id="59"/>
    </w:p>
    <w:p w14:paraId="442D9932" w14:textId="25C3241E" w:rsidR="00467DDA" w:rsidRPr="002A0953" w:rsidRDefault="00467DDA" w:rsidP="00A710F9">
      <w:pPr>
        <w:shd w:val="clear" w:color="auto" w:fill="FFFFFF"/>
        <w:bidi w:val="0"/>
        <w:spacing w:before="100" w:beforeAutospacing="1" w:after="100" w:afterAutospacing="1" w:line="480" w:lineRule="atLeast"/>
        <w:rPr>
          <w:rFonts w:eastAsia="Times New Roman" w:cstheme="minorHAnsi"/>
          <w:color w:val="292929"/>
          <w:spacing w:val="-1"/>
        </w:rPr>
      </w:pPr>
      <w:r w:rsidRPr="00467DDA">
        <w:rPr>
          <w:rFonts w:eastAsia="Times New Roman" w:cstheme="minorHAnsi"/>
          <w:color w:val="292929"/>
          <w:spacing w:val="-1"/>
        </w:rPr>
        <w:t>Constructing a vectorized floorplan from an RGB image is a challenge that</w:t>
      </w:r>
      <w:r w:rsidR="00494888">
        <w:rPr>
          <w:rFonts w:eastAsia="Times New Roman" w:cstheme="minorHAnsi"/>
          <w:color w:val="292929"/>
          <w:spacing w:val="-1"/>
        </w:rPr>
        <w:t xml:space="preserve"> is discussed in</w:t>
      </w:r>
      <w:r w:rsidR="00FF0269">
        <w:rPr>
          <w:rFonts w:eastAsia="Times New Roman" w:cstheme="minorHAnsi"/>
          <w:color w:val="292929"/>
          <w:spacing w:val="-1"/>
        </w:rPr>
        <w:t xml:space="preserve"> </w:t>
      </w:r>
      <w:r w:rsidR="00483EEA">
        <w:rPr>
          <w:rFonts w:eastAsia="Times New Roman" w:cstheme="minorHAnsi"/>
          <w:color w:val="292929"/>
          <w:spacing w:val="-1"/>
        </w:rPr>
        <w:t>[18</w:t>
      </w:r>
      <w:r w:rsidR="00AF4FB8">
        <w:rPr>
          <w:rFonts w:eastAsia="Times New Roman" w:cstheme="minorHAnsi"/>
          <w:color w:val="292929"/>
          <w:spacing w:val="-1"/>
        </w:rPr>
        <w:t xml:space="preserve">] </w:t>
      </w:r>
      <w:r w:rsidR="00AF4FB8" w:rsidRPr="00467DDA">
        <w:rPr>
          <w:rFonts w:eastAsia="Times New Roman" w:cstheme="minorHAnsi"/>
          <w:color w:val="292929"/>
          <w:spacing w:val="-1"/>
        </w:rPr>
        <w:t>in</w:t>
      </w:r>
      <w:r w:rsidR="004672C9">
        <w:rPr>
          <w:rFonts w:eastAsia="Times New Roman" w:cstheme="minorHAnsi"/>
          <w:color w:val="292929"/>
          <w:spacing w:val="-1"/>
        </w:rPr>
        <w:t xml:space="preserve"> which</w:t>
      </w:r>
      <w:r w:rsidR="006D0E4E">
        <w:rPr>
          <w:rFonts w:eastAsia="Times New Roman" w:cstheme="minorHAnsi"/>
          <w:color w:val="292929"/>
          <w:spacing w:val="-1"/>
        </w:rPr>
        <w:t xml:space="preserve"> an existing method “Raster-to-Vector” (RtV) is used for this purpose.</w:t>
      </w:r>
    </w:p>
    <w:p w14:paraId="64267E7B" w14:textId="025F59C0" w:rsidR="00467DDA" w:rsidRPr="00467DDA" w:rsidDel="0049460C" w:rsidRDefault="00467DDA" w:rsidP="00A710F9">
      <w:pPr>
        <w:shd w:val="clear" w:color="auto" w:fill="FFFFFF"/>
        <w:bidi w:val="0"/>
        <w:spacing w:before="100" w:beforeAutospacing="1" w:after="100" w:afterAutospacing="1" w:line="480" w:lineRule="atLeast"/>
        <w:rPr>
          <w:del w:id="60" w:author="Dvora Toledano-kitai" w:date="2024-05-02T08:10:00Z"/>
          <w:rFonts w:eastAsia="Times New Roman" w:cstheme="minorHAnsi"/>
          <w:color w:val="292929"/>
          <w:spacing w:val="-1"/>
        </w:rPr>
      </w:pPr>
    </w:p>
    <w:p w14:paraId="245AE3DD" w14:textId="1AE1A5AC" w:rsidR="00467DDA" w:rsidRPr="00467DDA" w:rsidRDefault="00467DDA" w:rsidP="00A710F9">
      <w:pPr>
        <w:shd w:val="clear" w:color="auto" w:fill="FFFFFF"/>
        <w:bidi w:val="0"/>
        <w:spacing w:before="100" w:beforeAutospacing="1" w:after="100" w:afterAutospacing="1" w:line="480" w:lineRule="atLeast"/>
        <w:rPr>
          <w:rFonts w:eastAsia="Times New Roman" w:cstheme="minorHAnsi"/>
          <w:color w:val="292929"/>
          <w:spacing w:val="-1"/>
        </w:rPr>
      </w:pPr>
      <w:r w:rsidRPr="00467DDA">
        <w:rPr>
          <w:rFonts w:eastAsia="Times New Roman" w:cstheme="minorHAnsi"/>
          <w:color w:val="292929"/>
          <w:spacing w:val="-1"/>
        </w:rPr>
        <w:t xml:space="preserve">The first step of the RtV method based on a CNN architecture. It takes the RGB floorplan as </w:t>
      </w:r>
      <w:r w:rsidR="005B658E" w:rsidRPr="00467DDA">
        <w:rPr>
          <w:rFonts w:eastAsia="Times New Roman" w:cstheme="minorHAnsi"/>
          <w:color w:val="292929"/>
          <w:spacing w:val="-1"/>
        </w:rPr>
        <w:t>input and</w:t>
      </w:r>
      <w:r w:rsidRPr="00467DDA">
        <w:rPr>
          <w:rFonts w:eastAsia="Times New Roman" w:cstheme="minorHAnsi"/>
          <w:color w:val="292929"/>
          <w:spacing w:val="-1"/>
        </w:rPr>
        <w:t xml:space="preserve"> produces as output: 1) wall junctions and 2) pixelwise room classification scores (whether a room is a bedroom, kitchen etc.).</w:t>
      </w:r>
    </w:p>
    <w:p w14:paraId="4D62E8FF" w14:textId="7D6D17E5" w:rsidR="00467DDA" w:rsidRDefault="00467DDA" w:rsidP="00F4210D">
      <w:pPr>
        <w:shd w:val="clear" w:color="auto" w:fill="FFFFFF"/>
        <w:bidi w:val="0"/>
        <w:spacing w:before="100" w:beforeAutospacing="1" w:after="100" w:afterAutospacing="1" w:line="480" w:lineRule="atLeast"/>
        <w:rPr>
          <w:rFonts w:eastAsia="Times New Roman" w:cstheme="minorHAnsi"/>
          <w:color w:val="292929"/>
          <w:spacing w:val="-1"/>
        </w:rPr>
      </w:pPr>
      <w:r w:rsidRPr="00467DDA">
        <w:rPr>
          <w:rFonts w:eastAsia="Times New Roman" w:cstheme="minorHAnsi"/>
          <w:color w:val="292929"/>
          <w:spacing w:val="-1"/>
        </w:rPr>
        <w:t>The second step of the RtV method used Integer Programming (constraint programming) to produces a set of ‘primitives’ based on the junctions from the previous step. Integer programming is used, because floor plans must obey some basic constraints (a room is enclosed by walls, no holes to the outside world except for doors, etc.) These ‘primitives’ represent spatial structures such as walls, doors and bathtubs.</w:t>
      </w:r>
      <w:r w:rsidR="00FB07D7">
        <w:rPr>
          <w:rFonts w:eastAsia="Times New Roman" w:cstheme="minorHAnsi"/>
          <w:color w:val="292929"/>
          <w:spacing w:val="-1"/>
        </w:rPr>
        <w:t xml:space="preserve"> </w:t>
      </w:r>
      <w:r w:rsidRPr="00467DDA">
        <w:rPr>
          <w:rFonts w:eastAsia="Times New Roman" w:cstheme="minorHAnsi"/>
          <w:color w:val="292929"/>
          <w:spacing w:val="-1"/>
        </w:rPr>
        <w:t>The last step of the RtV method is a post processing step that combines the primitives and pixelwise room classification scores to produce the final vectorized floorplan. The entire process is summarized in the figure below.</w:t>
      </w:r>
    </w:p>
    <w:p w14:paraId="4414C2C3" w14:textId="4EDBFE20" w:rsidR="00CE70CC" w:rsidRPr="00467DDA" w:rsidRDefault="00375D7B" w:rsidP="00375D7B">
      <w:pPr>
        <w:shd w:val="clear" w:color="auto" w:fill="FFFFFF"/>
        <w:bidi w:val="0"/>
        <w:spacing w:before="100" w:beforeAutospacing="1" w:after="100" w:afterAutospacing="1" w:line="480" w:lineRule="atLeast"/>
        <w:jc w:val="center"/>
        <w:rPr>
          <w:rFonts w:eastAsia="Times New Roman" w:cstheme="minorHAnsi"/>
          <w:color w:val="292929"/>
          <w:spacing w:val="-1"/>
        </w:rPr>
      </w:pPr>
      <w:r>
        <w:rPr>
          <w:rFonts w:cs="Calibri"/>
          <w:noProof/>
          <w:rtl/>
          <w:lang w:val="he-IL"/>
        </w:rPr>
        <w:lastRenderedPageBreak/>
        <mc:AlternateContent>
          <mc:Choice Requires="wps">
            <w:drawing>
              <wp:anchor distT="0" distB="0" distL="114300" distR="114300" simplePos="0" relativeHeight="251661824" behindDoc="0" locked="0" layoutInCell="1" allowOverlap="1" wp14:anchorId="7FC6E5FA" wp14:editId="65F99EB7">
                <wp:simplePos x="0" y="0"/>
                <wp:positionH relativeFrom="margin">
                  <wp:align>center</wp:align>
                </wp:positionH>
                <wp:positionV relativeFrom="paragraph">
                  <wp:posOffset>2491740</wp:posOffset>
                </wp:positionV>
                <wp:extent cx="5479473" cy="662940"/>
                <wp:effectExtent l="0" t="0" r="26035" b="22860"/>
                <wp:wrapNone/>
                <wp:docPr id="42" name="Rectangle 24"/>
                <wp:cNvGraphicFramePr/>
                <a:graphic xmlns:a="http://schemas.openxmlformats.org/drawingml/2006/main">
                  <a:graphicData uri="http://schemas.microsoft.com/office/word/2010/wordprocessingShape">
                    <wps:wsp>
                      <wps:cNvSpPr/>
                      <wps:spPr>
                        <a:xfrm>
                          <a:off x="0" y="0"/>
                          <a:ext cx="5479473" cy="662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3518A5" w14:textId="09441C18" w:rsidR="00CE70CC" w:rsidRDefault="00CE70CC" w:rsidP="00375D7B">
                            <w:pPr>
                              <w:jc w:val="center"/>
                            </w:pPr>
                            <w:r>
                              <w:t>Fig.15</w:t>
                            </w:r>
                            <w:r w:rsidRPr="00CE70CC">
                              <w:rPr>
                                <w:rFonts w:eastAsia="Times New Roman" w:cstheme="minorHAnsi"/>
                                <w:color w:val="292929"/>
                                <w:spacing w:val="-1"/>
                              </w:rPr>
                              <w:t xml:space="preserve"> </w:t>
                            </w:r>
                            <w:r w:rsidRPr="00467DDA">
                              <w:rPr>
                                <w:rFonts w:eastAsia="Times New Roman" w:cstheme="minorHAnsi"/>
                                <w:color w:val="292929"/>
                                <w:spacing w:val="-1"/>
                              </w:rPr>
                              <w:t>A visualization of the “Raster-to-Vector” method. The RGB image is converted to two intermediate representations which encode structures like walls and doors, as well as room type information. The final step combines this information into a vectorized floorplan.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6E5FA" id="_x0000_s1040" style="position:absolute;left:0;text-align:left;margin-left:0;margin-top:196.2pt;width:431.45pt;height:52.2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" fillcolor="white [3201]" strokecolor="#70ad47 [3209]" strokeweight="1pt">
                <v:textbox>
                  <w:txbxContent>
                    <w:p w14:paraId="0D3518A5" w14:textId="09441C18" w:rsidR="00CE70CC" w:rsidRDefault="00CE70CC" w:rsidP="00375D7B">
                      <w:pPr>
                        <w:jc w:val="center"/>
                      </w:pPr>
                      <w:r>
                        <w:t>Fig.15</w:t>
                      </w:r>
                      <w:r w:rsidRPr="00CE70CC">
                        <w:rPr>
                          <w:rFonts w:eastAsia="Times New Roman" w:cstheme="minorHAnsi"/>
                          <w:color w:val="292929"/>
                          <w:spacing w:val="-1"/>
                        </w:rPr>
                        <w:t xml:space="preserve"> </w:t>
                      </w:r>
                      <w:r w:rsidRPr="00467DDA">
                        <w:rPr>
                          <w:rFonts w:eastAsia="Times New Roman" w:cstheme="minorHAnsi"/>
                          <w:color w:val="292929"/>
                          <w:spacing w:val="-1"/>
                        </w:rPr>
                        <w:t>A visualization of the “Raster-to-Vector” method. The RGB image is converted to two intermediate representations which encode structures like walls and doors, as well as room type information. The final step combines this information into a vectorized floorplan.</w:t>
                      </w:r>
                    </w:p>
                  </w:txbxContent>
                </v:textbox>
                <w10:wrap anchorx="margin"/>
              </v:rect>
            </w:pict>
          </mc:Fallback>
        </mc:AlternateContent>
      </w:r>
      <w:r w:rsidR="00CE70CC" w:rsidRPr="002A0953">
        <w:rPr>
          <w:rFonts w:eastAsia="Times New Roman" w:cstheme="minorHAnsi"/>
          <w:noProof/>
          <w:color w:val="292929"/>
          <w:spacing w:val="-1"/>
        </w:rPr>
        <w:drawing>
          <wp:inline distT="0" distB="0" distL="0" distR="0" wp14:anchorId="5C9668DC" wp14:editId="0F854848">
            <wp:extent cx="5274310" cy="2352675"/>
            <wp:effectExtent l="0" t="0" r="2540"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52675"/>
                    </a:xfrm>
                    <a:prstGeom prst="rect">
                      <a:avLst/>
                    </a:prstGeom>
                  </pic:spPr>
                </pic:pic>
              </a:graphicData>
            </a:graphic>
          </wp:inline>
        </w:drawing>
      </w:r>
    </w:p>
    <w:p w14:paraId="66916BE1" w14:textId="61C1475F" w:rsidR="00467DDA" w:rsidRPr="00467DDA" w:rsidRDefault="00467DDA" w:rsidP="00F4210D">
      <w:pPr>
        <w:shd w:val="clear" w:color="auto" w:fill="FFFFFF"/>
        <w:bidi w:val="0"/>
        <w:spacing w:before="100" w:beforeAutospacing="1" w:after="100" w:afterAutospacing="1" w:line="240" w:lineRule="auto"/>
        <w:rPr>
          <w:rFonts w:eastAsia="Times New Roman" w:cstheme="minorHAnsi"/>
        </w:rPr>
      </w:pPr>
    </w:p>
    <w:p w14:paraId="578DC7D6" w14:textId="4EA53C0D" w:rsidR="00CE70CC" w:rsidRDefault="00CE70CC" w:rsidP="00F4210D">
      <w:pPr>
        <w:shd w:val="clear" w:color="auto" w:fill="FFFFFF"/>
        <w:bidi w:val="0"/>
        <w:spacing w:before="100" w:beforeAutospacing="1" w:after="100" w:afterAutospacing="1" w:line="480" w:lineRule="atLeast"/>
        <w:rPr>
          <w:rFonts w:eastAsia="Times New Roman" w:cstheme="minorHAnsi"/>
          <w:b/>
          <w:bCs/>
          <w:color w:val="292929"/>
          <w:spacing w:val="-1"/>
        </w:rPr>
      </w:pPr>
    </w:p>
    <w:p w14:paraId="51000B3B" w14:textId="77777777" w:rsidR="002A0953" w:rsidRPr="00467DDA" w:rsidRDefault="002A0953" w:rsidP="00F4210D">
      <w:pPr>
        <w:shd w:val="clear" w:color="auto" w:fill="FFFFFF"/>
        <w:bidi w:val="0"/>
        <w:spacing w:before="100" w:beforeAutospacing="1" w:after="100" w:afterAutospacing="1" w:line="480" w:lineRule="atLeast"/>
        <w:rPr>
          <w:rFonts w:eastAsia="Times New Roman" w:cstheme="minorHAnsi"/>
          <w:color w:val="292929"/>
          <w:spacing w:val="-1"/>
        </w:rPr>
      </w:pPr>
    </w:p>
    <w:p w14:paraId="22883859" w14:textId="463464BB" w:rsidR="00467DDA" w:rsidRPr="009E1EFE" w:rsidRDefault="00BD1AD0" w:rsidP="009E1EFE">
      <w:pPr>
        <w:pStyle w:val="ab"/>
        <w:bidi w:val="0"/>
        <w:rPr>
          <w:rFonts w:eastAsia="Times New Roman"/>
          <w:b/>
          <w:bCs/>
          <w:color w:val="000000" w:themeColor="text1"/>
        </w:rPr>
      </w:pPr>
      <w:bookmarkStart w:id="61" w:name="_Toc138549780"/>
      <w:r w:rsidRPr="009E1EFE">
        <w:rPr>
          <w:rFonts w:eastAsia="Times New Roman"/>
          <w:b/>
          <w:bCs/>
          <w:color w:val="000000" w:themeColor="text1"/>
        </w:rPr>
        <w:t>4.2.2</w:t>
      </w:r>
      <w:r w:rsidR="004C103E" w:rsidRPr="009E1EFE">
        <w:rPr>
          <w:rFonts w:eastAsia="Times New Roman"/>
          <w:b/>
          <w:bCs/>
          <w:color w:val="000000" w:themeColor="text1"/>
        </w:rPr>
        <w:t xml:space="preserve"> </w:t>
      </w:r>
      <w:r w:rsidR="00467DDA" w:rsidRPr="009E1EFE">
        <w:rPr>
          <w:rFonts w:eastAsia="Times New Roman"/>
          <w:b/>
          <w:bCs/>
          <w:color w:val="000000" w:themeColor="text1"/>
        </w:rPr>
        <w:t>Constructing a bubble diagram</w:t>
      </w:r>
      <w:bookmarkEnd w:id="61"/>
    </w:p>
    <w:p w14:paraId="5EE66A7F" w14:textId="454147E7" w:rsidR="00467DDA" w:rsidRPr="00467DDA" w:rsidRDefault="00467DDA" w:rsidP="00837113">
      <w:pPr>
        <w:shd w:val="clear" w:color="auto" w:fill="FFFFFF"/>
        <w:bidi w:val="0"/>
        <w:spacing w:before="100" w:beforeAutospacing="1" w:after="100" w:afterAutospacing="1" w:line="480" w:lineRule="atLeast"/>
        <w:rPr>
          <w:rFonts w:eastAsia="Times New Roman" w:cstheme="minorHAnsi"/>
          <w:color w:val="292929"/>
          <w:spacing w:val="-1"/>
        </w:rPr>
      </w:pPr>
      <w:r w:rsidRPr="00467DDA">
        <w:rPr>
          <w:rFonts w:eastAsia="Times New Roman" w:cstheme="minorHAnsi"/>
          <w:color w:val="292929"/>
          <w:spacing w:val="-1"/>
        </w:rPr>
        <w:t xml:space="preserve">The process </w:t>
      </w:r>
      <w:r w:rsidR="000439C1">
        <w:rPr>
          <w:rFonts w:eastAsia="Times New Roman" w:cstheme="minorHAnsi"/>
          <w:color w:val="292929"/>
          <w:spacing w:val="-1"/>
        </w:rPr>
        <w:t>of converting</w:t>
      </w:r>
      <w:r w:rsidRPr="00467DDA">
        <w:rPr>
          <w:rFonts w:eastAsia="Times New Roman" w:cstheme="minorHAnsi"/>
          <w:color w:val="292929"/>
          <w:spacing w:val="-1"/>
        </w:rPr>
        <w:t xml:space="preserve"> a vectorized floorplan to a bubble diagram is much easier. The vectorized floorplan already contains the information about which rooms exist and their room type. These form the nodes of the bubble diagram. The edges between the nodes are based on the proximity of the rooms in terms of their Manhattan distance. If any part of a room is within 8 pixels of another room, the rooms </w:t>
      </w:r>
      <w:r w:rsidR="00837CC7">
        <w:rPr>
          <w:rFonts w:eastAsia="Times New Roman" w:cstheme="minorHAnsi"/>
          <w:color w:val="292929"/>
          <w:spacing w:val="-1"/>
        </w:rPr>
        <w:t>are</w:t>
      </w:r>
      <w:r w:rsidRPr="00467DDA">
        <w:rPr>
          <w:rFonts w:eastAsia="Times New Roman" w:cstheme="minorHAnsi"/>
          <w:color w:val="292929"/>
          <w:spacing w:val="-1"/>
        </w:rPr>
        <w:t xml:space="preserve"> connected and thus they have an edge in the bubble diagram. Note that House-GAN, disregards doors</w:t>
      </w:r>
      <w:r w:rsidR="0056487D">
        <w:rPr>
          <w:rFonts w:eastAsia="Times New Roman" w:cstheme="minorHAnsi"/>
          <w:color w:val="292929"/>
          <w:spacing w:val="-1"/>
        </w:rPr>
        <w:t xml:space="preserve"> – to simplify the problem.</w:t>
      </w:r>
    </w:p>
    <w:p w14:paraId="489084DE" w14:textId="7470326B" w:rsidR="00467DDA" w:rsidRPr="009E1EFE" w:rsidRDefault="00BD1AD0" w:rsidP="009E1EFE">
      <w:pPr>
        <w:pStyle w:val="ab"/>
        <w:bidi w:val="0"/>
        <w:rPr>
          <w:rFonts w:eastAsia="Times New Roman"/>
          <w:b/>
          <w:bCs/>
          <w:color w:val="000000" w:themeColor="text1"/>
        </w:rPr>
      </w:pPr>
      <w:bookmarkStart w:id="62" w:name="_Toc138549781"/>
      <w:r w:rsidRPr="009E1EFE">
        <w:rPr>
          <w:rFonts w:eastAsia="Times New Roman"/>
          <w:b/>
          <w:bCs/>
          <w:color w:val="000000" w:themeColor="text1"/>
        </w:rPr>
        <w:t>4.3</w:t>
      </w:r>
      <w:r w:rsidR="0056487D" w:rsidRPr="009E1EFE">
        <w:rPr>
          <w:rFonts w:eastAsia="Times New Roman"/>
          <w:b/>
          <w:bCs/>
          <w:color w:val="000000" w:themeColor="text1"/>
        </w:rPr>
        <w:t xml:space="preserve"> </w:t>
      </w:r>
      <w:r w:rsidR="00467DDA" w:rsidRPr="009E1EFE">
        <w:rPr>
          <w:rFonts w:eastAsia="Times New Roman"/>
          <w:b/>
          <w:bCs/>
          <w:color w:val="000000" w:themeColor="text1"/>
        </w:rPr>
        <w:t>Data post-processing</w:t>
      </w:r>
      <w:bookmarkEnd w:id="62"/>
    </w:p>
    <w:p w14:paraId="6B4626B7" w14:textId="57DE7D2B" w:rsidR="00467DDA" w:rsidRPr="009E1EFE" w:rsidRDefault="00BD1AD0" w:rsidP="009E1EFE">
      <w:pPr>
        <w:pStyle w:val="ab"/>
        <w:bidi w:val="0"/>
        <w:rPr>
          <w:rFonts w:eastAsia="Times New Roman"/>
          <w:b/>
          <w:bCs/>
          <w:color w:val="000000" w:themeColor="text1"/>
        </w:rPr>
      </w:pPr>
      <w:bookmarkStart w:id="63" w:name="_Toc138549782"/>
      <w:r w:rsidRPr="009E1EFE">
        <w:rPr>
          <w:rFonts w:eastAsia="Times New Roman"/>
          <w:b/>
          <w:bCs/>
          <w:color w:val="000000" w:themeColor="text1"/>
        </w:rPr>
        <w:t>4.3.1</w:t>
      </w:r>
      <w:r w:rsidR="00AD66F8" w:rsidRPr="009E1EFE">
        <w:rPr>
          <w:rFonts w:eastAsia="Times New Roman"/>
          <w:b/>
          <w:bCs/>
          <w:color w:val="000000" w:themeColor="text1"/>
        </w:rPr>
        <w:t xml:space="preserve"> </w:t>
      </w:r>
      <w:r w:rsidR="00467DDA" w:rsidRPr="009E1EFE">
        <w:rPr>
          <w:rFonts w:eastAsia="Times New Roman"/>
          <w:b/>
          <w:bCs/>
          <w:color w:val="000000" w:themeColor="text1"/>
        </w:rPr>
        <w:t>From bubble diagram to house layout</w:t>
      </w:r>
      <w:bookmarkEnd w:id="63"/>
    </w:p>
    <w:p w14:paraId="7D483429" w14:textId="1A2799EE" w:rsidR="00467DDA" w:rsidRPr="00467DDA" w:rsidRDefault="00AD66F8" w:rsidP="00837113">
      <w:pPr>
        <w:shd w:val="clear" w:color="auto" w:fill="FFFFFF"/>
        <w:bidi w:val="0"/>
        <w:spacing w:before="100" w:beforeAutospacing="1" w:after="100" w:afterAutospacing="1" w:line="480" w:lineRule="atLeast"/>
        <w:rPr>
          <w:rFonts w:eastAsia="Times New Roman" w:cstheme="minorHAnsi"/>
          <w:color w:val="292929"/>
          <w:spacing w:val="-1"/>
        </w:rPr>
      </w:pPr>
      <w:r>
        <w:rPr>
          <w:rFonts w:eastAsia="Times New Roman" w:cstheme="minorHAnsi"/>
          <w:color w:val="292929"/>
          <w:spacing w:val="-1"/>
        </w:rPr>
        <w:t>To</w:t>
      </w:r>
      <w:r w:rsidR="00467DDA" w:rsidRPr="00467DDA">
        <w:rPr>
          <w:rFonts w:eastAsia="Times New Roman" w:cstheme="minorHAnsi"/>
          <w:color w:val="292929"/>
          <w:spacing w:val="-1"/>
        </w:rPr>
        <w:t xml:space="preserve"> generate a house layout as the final output from the bubble diagram</w:t>
      </w:r>
      <w:r>
        <w:rPr>
          <w:rFonts w:eastAsia="Times New Roman" w:cstheme="minorHAnsi"/>
          <w:color w:val="292929"/>
          <w:spacing w:val="-1"/>
        </w:rPr>
        <w:t>, the generator performs the following steps:</w:t>
      </w:r>
    </w:p>
    <w:p w14:paraId="42FBEA46" w14:textId="77777777" w:rsidR="00DD1EA4" w:rsidRDefault="003473C0" w:rsidP="00837113">
      <w:pPr>
        <w:shd w:val="clear" w:color="auto" w:fill="FFFFFF"/>
        <w:bidi w:val="0"/>
        <w:spacing w:before="100" w:beforeAutospacing="1" w:after="100" w:afterAutospacing="1" w:line="480" w:lineRule="atLeast"/>
        <w:rPr>
          <w:rFonts w:eastAsia="Times New Roman" w:cstheme="minorHAnsi"/>
          <w:color w:val="292929"/>
          <w:spacing w:val="-1"/>
        </w:rPr>
      </w:pPr>
      <w:r>
        <w:rPr>
          <w:rFonts w:eastAsia="Times New Roman" w:cstheme="minorHAnsi"/>
          <w:color w:val="292929"/>
          <w:spacing w:val="-1"/>
        </w:rPr>
        <w:t>A</w:t>
      </w:r>
      <w:r w:rsidR="00467DDA" w:rsidRPr="00467DDA">
        <w:rPr>
          <w:rFonts w:eastAsia="Times New Roman" w:cstheme="minorHAnsi"/>
          <w:color w:val="292929"/>
          <w:spacing w:val="-1"/>
        </w:rPr>
        <w:t xml:space="preserve"> node is create</w:t>
      </w:r>
      <w:r w:rsidR="00243793">
        <w:rPr>
          <w:rFonts w:eastAsia="Times New Roman" w:cstheme="minorHAnsi"/>
          <w:color w:val="292929"/>
          <w:spacing w:val="-1"/>
        </w:rPr>
        <w:t>d</w:t>
      </w:r>
      <w:r w:rsidR="00467DDA" w:rsidRPr="00467DDA">
        <w:rPr>
          <w:rFonts w:eastAsia="Times New Roman" w:cstheme="minorHAnsi"/>
          <w:color w:val="292929"/>
          <w:spacing w:val="-1"/>
        </w:rPr>
        <w:t xml:space="preserve"> for each room</w:t>
      </w:r>
      <w:r w:rsidR="00282F99">
        <w:rPr>
          <w:rFonts w:eastAsia="Times New Roman" w:cstheme="minorHAnsi"/>
          <w:color w:val="292929"/>
          <w:spacing w:val="-1"/>
        </w:rPr>
        <w:t xml:space="preserve"> us</w:t>
      </w:r>
      <w:r w:rsidR="00DD1EA4">
        <w:rPr>
          <w:rFonts w:eastAsia="Times New Roman" w:cstheme="minorHAnsi"/>
          <w:color w:val="292929"/>
          <w:spacing w:val="-1"/>
        </w:rPr>
        <w:t>ing the bubble diagram</w:t>
      </w:r>
      <w:r w:rsidR="00467DDA" w:rsidRPr="00467DDA">
        <w:rPr>
          <w:rFonts w:eastAsia="Times New Roman" w:cstheme="minorHAnsi"/>
          <w:color w:val="292929"/>
          <w:spacing w:val="-1"/>
        </w:rPr>
        <w:t>.</w:t>
      </w:r>
    </w:p>
    <w:p w14:paraId="5606087F" w14:textId="55574F3A" w:rsidR="00467DDA" w:rsidRPr="00467DDA" w:rsidRDefault="00467DDA" w:rsidP="00837113">
      <w:pPr>
        <w:shd w:val="clear" w:color="auto" w:fill="FFFFFF"/>
        <w:bidi w:val="0"/>
        <w:spacing w:before="100" w:beforeAutospacing="1" w:after="100" w:afterAutospacing="1" w:line="480" w:lineRule="atLeast"/>
        <w:rPr>
          <w:rFonts w:eastAsia="Times New Roman" w:cstheme="minorHAnsi"/>
          <w:color w:val="292929"/>
          <w:spacing w:val="-1"/>
        </w:rPr>
      </w:pPr>
      <w:r w:rsidRPr="00467DDA">
        <w:rPr>
          <w:rFonts w:eastAsia="Times New Roman" w:cstheme="minorHAnsi"/>
          <w:color w:val="292929"/>
          <w:spacing w:val="-1"/>
        </w:rPr>
        <w:lastRenderedPageBreak/>
        <w:t>Each room is initialized as a 128-d noise vector concatenated with 10-d room type vector. This feature vector is stored as a 3D tensor and therefore is called a feature volume. This feature volume is upsampled to a size of (32 x 32 x 16) after applying CONV-MPN layers.</w:t>
      </w:r>
    </w:p>
    <w:p w14:paraId="4080D6DD" w14:textId="77777777" w:rsidR="00467DDA" w:rsidRPr="00467DDA" w:rsidRDefault="00467DDA" w:rsidP="00837113">
      <w:pPr>
        <w:shd w:val="clear" w:color="auto" w:fill="FFFFFF"/>
        <w:bidi w:val="0"/>
        <w:spacing w:before="100" w:beforeAutospacing="1" w:after="100" w:afterAutospacing="1" w:line="480" w:lineRule="atLeast"/>
        <w:rPr>
          <w:rFonts w:eastAsia="Times New Roman" w:cstheme="minorHAnsi"/>
          <w:color w:val="292929"/>
          <w:spacing w:val="-1"/>
        </w:rPr>
      </w:pPr>
      <w:r w:rsidRPr="00467DDA">
        <w:rPr>
          <w:rFonts w:eastAsia="Times New Roman" w:cstheme="minorHAnsi"/>
          <w:color w:val="292929"/>
          <w:spacing w:val="-1"/>
        </w:rPr>
        <w:t>A three-layer CNN converts this feature volume into a room segmentation mask of size (32×32×1) for each room.</w:t>
      </w:r>
    </w:p>
    <w:p w14:paraId="29BFB740" w14:textId="2358A118" w:rsidR="00467DDA" w:rsidRPr="00467DDA" w:rsidRDefault="00467DDA" w:rsidP="00837113">
      <w:pPr>
        <w:shd w:val="clear" w:color="auto" w:fill="FFFFFF"/>
        <w:bidi w:val="0"/>
        <w:spacing w:before="100" w:beforeAutospacing="1" w:after="100" w:afterAutospacing="1" w:line="480" w:lineRule="atLeast"/>
        <w:rPr>
          <w:rFonts w:eastAsia="Times New Roman" w:cstheme="minorHAnsi"/>
          <w:color w:val="292929"/>
          <w:spacing w:val="-1"/>
        </w:rPr>
      </w:pPr>
      <w:r w:rsidRPr="00467DDA">
        <w:rPr>
          <w:rFonts w:eastAsia="Times New Roman" w:cstheme="minorHAnsi"/>
          <w:color w:val="292929"/>
          <w:spacing w:val="-1"/>
        </w:rPr>
        <w:t>At test time, the room mask (an output of tanh activation function with the range [-1, 1]) is thresholde</w:t>
      </w:r>
      <w:r w:rsidR="009137F9">
        <w:rPr>
          <w:rFonts w:eastAsia="Times New Roman" w:cstheme="minorHAnsi"/>
          <w:color w:val="292929"/>
          <w:spacing w:val="-1"/>
        </w:rPr>
        <w:t>r</w:t>
      </w:r>
      <w:r w:rsidRPr="00467DDA">
        <w:rPr>
          <w:rFonts w:eastAsia="Times New Roman" w:cstheme="minorHAnsi"/>
          <w:color w:val="292929"/>
          <w:spacing w:val="-1"/>
        </w:rPr>
        <w:t xml:space="preserve"> at 0.0, and the tightest axis-aligned rectangle is generated for each room. Two rooms with an edge must be spatially adjacent with a Manhattan distance of less than 8 pixels.</w:t>
      </w:r>
    </w:p>
    <w:p w14:paraId="3AE5D95C" w14:textId="77777777" w:rsidR="00467DDA" w:rsidRPr="00467DDA" w:rsidRDefault="00467DDA" w:rsidP="00837113">
      <w:pPr>
        <w:shd w:val="clear" w:color="auto" w:fill="FFFFFF"/>
        <w:bidi w:val="0"/>
        <w:spacing w:before="100" w:beforeAutospacing="1" w:after="100" w:afterAutospacing="1" w:line="480" w:lineRule="atLeast"/>
        <w:rPr>
          <w:rFonts w:eastAsia="Times New Roman" w:cstheme="minorHAnsi"/>
          <w:color w:val="292929"/>
          <w:spacing w:val="-1"/>
        </w:rPr>
      </w:pPr>
      <w:r w:rsidRPr="00467DDA">
        <w:rPr>
          <w:rFonts w:eastAsia="Times New Roman" w:cstheme="minorHAnsi"/>
          <w:color w:val="292929"/>
          <w:spacing w:val="-1"/>
        </w:rPr>
        <w:t>This completes the generation of the house layout.</w:t>
      </w:r>
    </w:p>
    <w:p w14:paraId="1ED0605C" w14:textId="5B70A437" w:rsidR="00467DDA" w:rsidRPr="009E1EFE" w:rsidRDefault="00BD1AD0" w:rsidP="009E1EFE">
      <w:pPr>
        <w:pStyle w:val="ab"/>
        <w:bidi w:val="0"/>
        <w:rPr>
          <w:rFonts w:eastAsia="Times New Roman"/>
          <w:b/>
          <w:bCs/>
          <w:color w:val="000000" w:themeColor="text1"/>
        </w:rPr>
      </w:pPr>
      <w:bookmarkStart w:id="64" w:name="_Toc138549783"/>
      <w:r w:rsidRPr="009E1EFE">
        <w:rPr>
          <w:rFonts w:eastAsia="Times New Roman"/>
          <w:b/>
          <w:bCs/>
          <w:color w:val="000000" w:themeColor="text1"/>
        </w:rPr>
        <w:t>4.3.2</w:t>
      </w:r>
      <w:r w:rsidR="00592D0E" w:rsidRPr="009E1EFE">
        <w:rPr>
          <w:rFonts w:eastAsia="Times New Roman"/>
          <w:b/>
          <w:bCs/>
          <w:color w:val="000000" w:themeColor="text1"/>
        </w:rPr>
        <w:t xml:space="preserve"> T</w:t>
      </w:r>
      <w:r w:rsidR="00467DDA" w:rsidRPr="009E1EFE">
        <w:rPr>
          <w:rFonts w:eastAsia="Times New Roman"/>
          <w:b/>
          <w:bCs/>
          <w:color w:val="000000" w:themeColor="text1"/>
        </w:rPr>
        <w:t>he tightest fit axis-aligned rectangle</w:t>
      </w:r>
      <w:bookmarkEnd w:id="64"/>
    </w:p>
    <w:p w14:paraId="3B0D7D44" w14:textId="77777777" w:rsidR="00467DDA" w:rsidRPr="00467DDA" w:rsidRDefault="00467DDA" w:rsidP="00837113">
      <w:pPr>
        <w:shd w:val="clear" w:color="auto" w:fill="FFFFFF"/>
        <w:bidi w:val="0"/>
        <w:spacing w:before="100" w:beforeAutospacing="1" w:after="100" w:afterAutospacing="1" w:line="480" w:lineRule="atLeast"/>
        <w:rPr>
          <w:rFonts w:eastAsia="Times New Roman" w:cstheme="minorHAnsi"/>
          <w:color w:val="292929"/>
          <w:spacing w:val="-1"/>
        </w:rPr>
      </w:pPr>
      <w:r w:rsidRPr="00467DDA">
        <w:rPr>
          <w:rFonts w:eastAsia="Times New Roman" w:cstheme="minorHAnsi"/>
          <w:color w:val="292929"/>
          <w:spacing w:val="-1"/>
        </w:rPr>
        <w:t>An axis-aligned rectangle is a rectangle in the Euclidean plane whose sides are parallel to the coordinate axes. An example is provided in Figure 1.</w:t>
      </w:r>
    </w:p>
    <w:p w14:paraId="0F8B7D5C" w14:textId="746148F7" w:rsidR="00467DDA" w:rsidRDefault="00375D7B" w:rsidP="00375D7B">
      <w:pPr>
        <w:shd w:val="clear" w:color="auto" w:fill="FFFFFF"/>
        <w:bidi w:val="0"/>
        <w:spacing w:before="100" w:beforeAutospacing="1" w:after="100" w:afterAutospacing="1" w:line="240" w:lineRule="auto"/>
        <w:jc w:val="center"/>
        <w:rPr>
          <w:rFonts w:eastAsia="Times New Roman" w:cstheme="minorHAnsi"/>
        </w:rPr>
      </w:pPr>
      <w:r>
        <w:rPr>
          <w:rFonts w:cs="Calibri"/>
          <w:noProof/>
          <w:rtl/>
          <w:lang w:val="he-IL"/>
        </w:rPr>
        <mc:AlternateContent>
          <mc:Choice Requires="wps">
            <w:drawing>
              <wp:anchor distT="0" distB="0" distL="114300" distR="114300" simplePos="0" relativeHeight="251662848" behindDoc="0" locked="0" layoutInCell="1" allowOverlap="1" wp14:anchorId="79467153" wp14:editId="095A4F29">
                <wp:simplePos x="0" y="0"/>
                <wp:positionH relativeFrom="margin">
                  <wp:posOffset>38100</wp:posOffset>
                </wp:positionH>
                <wp:positionV relativeFrom="paragraph">
                  <wp:posOffset>2040890</wp:posOffset>
                </wp:positionV>
                <wp:extent cx="5479415" cy="640080"/>
                <wp:effectExtent l="0" t="0" r="26035" b="26670"/>
                <wp:wrapNone/>
                <wp:docPr id="44" name="Rectangle 24"/>
                <wp:cNvGraphicFramePr/>
                <a:graphic xmlns:a="http://schemas.openxmlformats.org/drawingml/2006/main">
                  <a:graphicData uri="http://schemas.microsoft.com/office/word/2010/wordprocessingShape">
                    <wps:wsp>
                      <wps:cNvSpPr/>
                      <wps:spPr>
                        <a:xfrm>
                          <a:off x="0" y="0"/>
                          <a:ext cx="5479415" cy="640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A54C404" w14:textId="762CF85B" w:rsidR="00CE70CC" w:rsidRDefault="00CE70CC" w:rsidP="00375D7B">
                            <w:pPr>
                              <w:jc w:val="center"/>
                            </w:pPr>
                            <w:r>
                              <w:t>Fig.16</w:t>
                            </w:r>
                            <w:r w:rsidR="00BD1AD0" w:rsidRPr="00BD1AD0">
                              <w:rPr>
                                <w:rFonts w:eastAsia="Times New Roman" w:cstheme="minorHAnsi"/>
                              </w:rPr>
                              <w:t xml:space="preserve"> </w:t>
                            </w:r>
                            <w:r w:rsidR="00BD1AD0" w:rsidRPr="00467DDA">
                              <w:rPr>
                                <w:rFonts w:eastAsia="Times New Roman" w:cstheme="minorHAnsi"/>
                              </w:rPr>
                              <w:t>The target rectangle R along with some positive and negative points.</w:t>
                            </w:r>
                            <w:r w:rsidR="00BD1AD0" w:rsidRPr="00467DDA">
                              <w:rPr>
                                <w:rFonts w:eastAsia="Times New Roman" w:cstheme="minorHAnsi"/>
                              </w:rPr>
                              <w:br/>
                              <w:t>This rectangle should fit such that all positive points lie within the rectangle</w:t>
                            </w:r>
                            <w:r w:rsidR="00BD1AD0" w:rsidRPr="00467DDA">
                              <w:rPr>
                                <w:rFonts w:eastAsia="Times New Roman" w:cstheme="minorHAnsi"/>
                              </w:rPr>
                              <w:br/>
                              <w:t>and the negative points lie outside</w:t>
                            </w:r>
                            <w:r w:rsidR="00B656E4">
                              <w:rPr>
                                <w:rFonts w:eastAsia="Times New Roman" w:cstheme="minorHAnsi"/>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67153" id="_x0000_s1041" style="position:absolute;left:0;text-align:left;margin-left:3pt;margin-top:160.7pt;width:431.45pt;height:50.4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" fillcolor="white [3201]" strokecolor="#70ad47 [3209]" strokeweight="1pt">
                <v:textbox>
                  <w:txbxContent>
                    <w:p w14:paraId="2A54C404" w14:textId="762CF85B" w:rsidR="00CE70CC" w:rsidRDefault="00CE70CC" w:rsidP="00375D7B">
                      <w:pPr>
                        <w:jc w:val="center"/>
                      </w:pPr>
                      <w:r>
                        <w:t>Fig.16</w:t>
                      </w:r>
                      <w:r w:rsidR="00BD1AD0" w:rsidRPr="00BD1AD0">
                        <w:rPr>
                          <w:rFonts w:eastAsia="Times New Roman" w:cstheme="minorHAnsi"/>
                        </w:rPr>
                        <w:t xml:space="preserve"> </w:t>
                      </w:r>
                      <w:r w:rsidR="00BD1AD0" w:rsidRPr="00467DDA">
                        <w:rPr>
                          <w:rFonts w:eastAsia="Times New Roman" w:cstheme="minorHAnsi"/>
                        </w:rPr>
                        <w:t>The target rectangle R along with some positive and negative points.</w:t>
                      </w:r>
                      <w:r w:rsidR="00BD1AD0" w:rsidRPr="00467DDA">
                        <w:rPr>
                          <w:rFonts w:eastAsia="Times New Roman" w:cstheme="minorHAnsi"/>
                        </w:rPr>
                        <w:br/>
                        <w:t>This rectangle should fit such that all positive points lie within the rectangle</w:t>
                      </w:r>
                      <w:r w:rsidR="00BD1AD0" w:rsidRPr="00467DDA">
                        <w:rPr>
                          <w:rFonts w:eastAsia="Times New Roman" w:cstheme="minorHAnsi"/>
                        </w:rPr>
                        <w:br/>
                        <w:t>and the negative points lie outside</w:t>
                      </w:r>
                      <w:r w:rsidR="00B656E4">
                        <w:rPr>
                          <w:rFonts w:eastAsia="Times New Roman" w:cstheme="minorHAnsi"/>
                        </w:rPr>
                        <w:t>.</w:t>
                      </w:r>
                    </w:p>
                  </w:txbxContent>
                </v:textbox>
                <w10:wrap anchorx="margin"/>
              </v:rect>
            </w:pict>
          </mc:Fallback>
        </mc:AlternateContent>
      </w:r>
      <w:r w:rsidR="00467DDA" w:rsidRPr="002A0953">
        <w:rPr>
          <w:rFonts w:eastAsia="Times New Roman" w:cstheme="minorHAnsi"/>
          <w:noProof/>
        </w:rPr>
        <w:drawing>
          <wp:inline distT="0" distB="0" distL="0" distR="0" wp14:anchorId="4E73D6CE" wp14:editId="6BF6DFFB">
            <wp:extent cx="2712720" cy="187452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2720" cy="1874520"/>
                    </a:xfrm>
                    <a:prstGeom prst="rect">
                      <a:avLst/>
                    </a:prstGeom>
                    <a:noFill/>
                    <a:ln>
                      <a:noFill/>
                    </a:ln>
                  </pic:spPr>
                </pic:pic>
              </a:graphicData>
            </a:graphic>
          </wp:inline>
        </w:drawing>
      </w:r>
    </w:p>
    <w:p w14:paraId="76EE3F2D" w14:textId="10D5C7DE" w:rsidR="00CE70CC" w:rsidRDefault="00CE70CC" w:rsidP="00837113">
      <w:pPr>
        <w:shd w:val="clear" w:color="auto" w:fill="FFFFFF"/>
        <w:bidi w:val="0"/>
        <w:spacing w:before="100" w:beforeAutospacing="1" w:after="100" w:afterAutospacing="1" w:line="240" w:lineRule="auto"/>
        <w:rPr>
          <w:rFonts w:eastAsia="Times New Roman" w:cstheme="minorHAnsi"/>
        </w:rPr>
      </w:pPr>
    </w:p>
    <w:p w14:paraId="7D70D016" w14:textId="0A30EFEC" w:rsidR="00CE70CC" w:rsidRDefault="00CE70CC" w:rsidP="00837113">
      <w:pPr>
        <w:shd w:val="clear" w:color="auto" w:fill="FFFFFF"/>
        <w:bidi w:val="0"/>
        <w:spacing w:before="100" w:beforeAutospacing="1" w:after="100" w:afterAutospacing="1" w:line="240" w:lineRule="auto"/>
        <w:rPr>
          <w:rFonts w:eastAsia="Times New Roman" w:cstheme="minorHAnsi"/>
        </w:rPr>
      </w:pPr>
    </w:p>
    <w:p w14:paraId="34420AFA" w14:textId="77777777" w:rsidR="00CE70CC" w:rsidRDefault="00CE70CC" w:rsidP="00837113">
      <w:pPr>
        <w:shd w:val="clear" w:color="auto" w:fill="FFFFFF"/>
        <w:bidi w:val="0"/>
        <w:spacing w:before="100" w:beforeAutospacing="1" w:after="100" w:afterAutospacing="1" w:line="240" w:lineRule="auto"/>
        <w:rPr>
          <w:rFonts w:eastAsia="Times New Roman" w:cstheme="minorHAnsi"/>
        </w:rPr>
      </w:pPr>
    </w:p>
    <w:p w14:paraId="31896616" w14:textId="77777777" w:rsidR="00CE70CC" w:rsidRDefault="00CE70CC" w:rsidP="00837113">
      <w:pPr>
        <w:shd w:val="clear" w:color="auto" w:fill="FFFFFF"/>
        <w:bidi w:val="0"/>
        <w:spacing w:before="100" w:beforeAutospacing="1" w:after="100" w:afterAutospacing="1" w:line="240" w:lineRule="auto"/>
        <w:rPr>
          <w:rFonts w:eastAsia="Times New Roman" w:cstheme="minorHAnsi"/>
        </w:rPr>
      </w:pPr>
    </w:p>
    <w:p w14:paraId="45583CCF" w14:textId="77777777" w:rsidR="00CE70CC" w:rsidRDefault="00CE70CC" w:rsidP="00837113">
      <w:pPr>
        <w:shd w:val="clear" w:color="auto" w:fill="FFFFFF"/>
        <w:bidi w:val="0"/>
        <w:spacing w:before="100" w:beforeAutospacing="1" w:after="100" w:afterAutospacing="1" w:line="240" w:lineRule="auto"/>
        <w:rPr>
          <w:rFonts w:eastAsia="Times New Roman" w:cstheme="minorHAnsi"/>
        </w:rPr>
      </w:pPr>
    </w:p>
    <w:p w14:paraId="5788F1DB" w14:textId="77777777" w:rsidR="00CE70CC" w:rsidRDefault="00CE70CC" w:rsidP="00837113">
      <w:pPr>
        <w:shd w:val="clear" w:color="auto" w:fill="FFFFFF"/>
        <w:bidi w:val="0"/>
        <w:spacing w:before="100" w:beforeAutospacing="1" w:after="100" w:afterAutospacing="1" w:line="240" w:lineRule="auto"/>
        <w:rPr>
          <w:rFonts w:eastAsia="Times New Roman" w:cstheme="minorHAnsi"/>
        </w:rPr>
      </w:pPr>
    </w:p>
    <w:p w14:paraId="671FA05C" w14:textId="77777777" w:rsidR="00CE70CC" w:rsidRDefault="00CE70CC" w:rsidP="00837113">
      <w:pPr>
        <w:shd w:val="clear" w:color="auto" w:fill="FFFFFF"/>
        <w:bidi w:val="0"/>
        <w:spacing w:before="100" w:beforeAutospacing="1" w:after="100" w:afterAutospacing="1" w:line="240" w:lineRule="auto"/>
        <w:rPr>
          <w:rFonts w:eastAsia="Times New Roman" w:cstheme="minorHAnsi"/>
        </w:rPr>
      </w:pPr>
    </w:p>
    <w:p w14:paraId="585D13B0" w14:textId="68934CA5" w:rsidR="00467DDA" w:rsidRPr="00467DDA" w:rsidRDefault="00467DDA" w:rsidP="00837113">
      <w:pPr>
        <w:shd w:val="clear" w:color="auto" w:fill="FFFFFF"/>
        <w:bidi w:val="0"/>
        <w:spacing w:before="100" w:beforeAutospacing="1" w:after="100" w:afterAutospacing="1" w:line="480" w:lineRule="atLeast"/>
        <w:rPr>
          <w:rFonts w:eastAsia="Times New Roman" w:cstheme="minorHAnsi"/>
          <w:color w:val="292929"/>
          <w:spacing w:val="-1"/>
        </w:rPr>
      </w:pPr>
      <w:r w:rsidRPr="00467DDA">
        <w:rPr>
          <w:rFonts w:eastAsia="Times New Roman" w:cstheme="minorHAnsi"/>
          <w:color w:val="292929"/>
          <w:spacing w:val="-1"/>
        </w:rPr>
        <w:t xml:space="preserve">A tightest fit rectangle is simply the smallest rectangle that can be drawn for a given set of positive data points as shown in Figure </w:t>
      </w:r>
      <w:r w:rsidR="00BD1AD0">
        <w:rPr>
          <w:rFonts w:eastAsia="Times New Roman" w:cstheme="minorHAnsi"/>
          <w:color w:val="292929"/>
          <w:spacing w:val="-1"/>
        </w:rPr>
        <w:t>17</w:t>
      </w:r>
    </w:p>
    <w:p w14:paraId="05C91FE2" w14:textId="27162726" w:rsidR="00467DDA" w:rsidRDefault="00375D7B" w:rsidP="00375D7B">
      <w:pPr>
        <w:shd w:val="clear" w:color="auto" w:fill="FFFFFF"/>
        <w:bidi w:val="0"/>
        <w:spacing w:before="100" w:beforeAutospacing="1" w:after="100" w:afterAutospacing="1" w:line="240" w:lineRule="auto"/>
        <w:jc w:val="center"/>
        <w:rPr>
          <w:rFonts w:eastAsia="Times New Roman" w:cstheme="minorHAnsi"/>
        </w:rPr>
      </w:pPr>
      <w:r>
        <w:rPr>
          <w:rFonts w:cs="Calibri"/>
          <w:noProof/>
          <w:rtl/>
          <w:lang w:val="he-IL"/>
        </w:rPr>
        <mc:AlternateContent>
          <mc:Choice Requires="wps">
            <w:drawing>
              <wp:anchor distT="0" distB="0" distL="114300" distR="114300" simplePos="0" relativeHeight="251663872" behindDoc="0" locked="0" layoutInCell="1" allowOverlap="1" wp14:anchorId="05A80601" wp14:editId="29CFBD2C">
                <wp:simplePos x="0" y="0"/>
                <wp:positionH relativeFrom="margin">
                  <wp:posOffset>742315</wp:posOffset>
                </wp:positionH>
                <wp:positionV relativeFrom="paragraph">
                  <wp:posOffset>1891665</wp:posOffset>
                </wp:positionV>
                <wp:extent cx="3650673" cy="281940"/>
                <wp:effectExtent l="0" t="0" r="26035" b="22860"/>
                <wp:wrapNone/>
                <wp:docPr id="45" name="Rectangle 24"/>
                <wp:cNvGraphicFramePr/>
                <a:graphic xmlns:a="http://schemas.openxmlformats.org/drawingml/2006/main">
                  <a:graphicData uri="http://schemas.microsoft.com/office/word/2010/wordprocessingShape">
                    <wps:wsp>
                      <wps:cNvSpPr/>
                      <wps:spPr>
                        <a:xfrm>
                          <a:off x="0" y="0"/>
                          <a:ext cx="3650673"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F213D1D" w14:textId="3EF53857" w:rsidR="00BD1AD0" w:rsidRDefault="00BD1AD0" w:rsidP="00BD1AD0">
                            <w:pPr>
                              <w:jc w:val="right"/>
                            </w:pPr>
                            <w:r>
                              <w:t>Fig.17</w:t>
                            </w:r>
                            <w:r w:rsidRPr="00BD1AD0">
                              <w:rPr>
                                <w:rFonts w:eastAsia="Times New Roman" w:cstheme="minorHAnsi"/>
                              </w:rPr>
                              <w:t xml:space="preserve"> </w:t>
                            </w:r>
                            <w:r w:rsidRPr="00467DDA">
                              <w:rPr>
                                <w:rFonts w:eastAsia="Times New Roman" w:cstheme="minorHAnsi"/>
                              </w:rPr>
                              <w:t>The tightest-fit rectangle R’ over the given examples.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80601" id="_x0000_s1042" style="position:absolute;left:0;text-align:left;margin-left:58.45pt;margin-top:148.95pt;width:287.45pt;height:22.2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" fillcolor="white [3201]" strokecolor="#70ad47 [3209]" strokeweight="1pt">
                <v:textbox>
                  <w:txbxContent>
                    <w:p w14:paraId="5F213D1D" w14:textId="3EF53857" w:rsidR="00BD1AD0" w:rsidRDefault="00BD1AD0" w:rsidP="00BD1AD0">
                      <w:pPr>
                        <w:jc w:val="right"/>
                      </w:pPr>
                      <w:r>
                        <w:t>Fig.17</w:t>
                      </w:r>
                      <w:r w:rsidRPr="00BD1AD0">
                        <w:rPr>
                          <w:rFonts w:eastAsia="Times New Roman" w:cstheme="minorHAnsi"/>
                        </w:rPr>
                        <w:t xml:space="preserve"> </w:t>
                      </w:r>
                      <w:r w:rsidRPr="00467DDA">
                        <w:rPr>
                          <w:rFonts w:eastAsia="Times New Roman" w:cstheme="minorHAnsi"/>
                        </w:rPr>
                        <w:t>The tightest-fit rectangle R’ over the given examples.</w:t>
                      </w:r>
                    </w:p>
                  </w:txbxContent>
                </v:textbox>
                <w10:wrap anchorx="margin"/>
              </v:rect>
            </w:pict>
          </mc:Fallback>
        </mc:AlternateContent>
      </w:r>
      <w:r w:rsidR="00467DDA" w:rsidRPr="002A0953">
        <w:rPr>
          <w:rFonts w:eastAsia="Times New Roman" w:cstheme="minorHAnsi"/>
          <w:noProof/>
        </w:rPr>
        <w:drawing>
          <wp:inline distT="0" distB="0" distL="0" distR="0" wp14:anchorId="4D047986" wp14:editId="10ECFC9D">
            <wp:extent cx="2804160" cy="195072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4160" cy="1950720"/>
                    </a:xfrm>
                    <a:prstGeom prst="rect">
                      <a:avLst/>
                    </a:prstGeom>
                    <a:noFill/>
                    <a:ln>
                      <a:noFill/>
                    </a:ln>
                  </pic:spPr>
                </pic:pic>
              </a:graphicData>
            </a:graphic>
          </wp:inline>
        </w:drawing>
      </w:r>
    </w:p>
    <w:p w14:paraId="57B5CA60" w14:textId="24D8AA9E" w:rsidR="00BD1AD0" w:rsidRDefault="00BD1AD0" w:rsidP="00837113">
      <w:pPr>
        <w:shd w:val="clear" w:color="auto" w:fill="FFFFFF"/>
        <w:bidi w:val="0"/>
        <w:spacing w:before="100" w:beforeAutospacing="1" w:after="100" w:afterAutospacing="1" w:line="240" w:lineRule="auto"/>
        <w:rPr>
          <w:rFonts w:eastAsia="Times New Roman" w:cstheme="minorHAnsi"/>
        </w:rPr>
      </w:pPr>
    </w:p>
    <w:p w14:paraId="7FB3E6B3" w14:textId="624469CD" w:rsidR="00BD1AD0" w:rsidRDefault="00BD1AD0" w:rsidP="00837113">
      <w:pPr>
        <w:shd w:val="clear" w:color="auto" w:fill="FFFFFF"/>
        <w:bidi w:val="0"/>
        <w:spacing w:before="100" w:beforeAutospacing="1" w:after="100" w:afterAutospacing="1" w:line="240" w:lineRule="auto"/>
        <w:rPr>
          <w:rFonts w:eastAsia="Times New Roman" w:cstheme="minorHAnsi"/>
        </w:rPr>
      </w:pPr>
    </w:p>
    <w:p w14:paraId="0A1E3D70" w14:textId="3959546A" w:rsidR="00467DDA" w:rsidRPr="00467DDA" w:rsidRDefault="00467DDA" w:rsidP="00837113">
      <w:pPr>
        <w:shd w:val="clear" w:color="auto" w:fill="FFFFFF"/>
        <w:bidi w:val="0"/>
        <w:spacing w:before="100" w:beforeAutospacing="1" w:after="100" w:afterAutospacing="1" w:line="480" w:lineRule="atLeast"/>
        <w:rPr>
          <w:rFonts w:eastAsia="Times New Roman" w:cstheme="minorHAnsi"/>
          <w:color w:val="292929"/>
          <w:spacing w:val="-1"/>
        </w:rPr>
      </w:pPr>
      <w:r w:rsidRPr="00467DDA">
        <w:rPr>
          <w:rFonts w:eastAsia="Times New Roman" w:cstheme="minorHAnsi"/>
          <w:color w:val="292929"/>
          <w:spacing w:val="-1"/>
        </w:rPr>
        <w:t xml:space="preserve">In case of the house layout images, each image contains multiple rooms. Each room is represented with a different segmentation mask, all the same size. It is required to fit the smallest axis-aligned rectangle parallel to the image </w:t>
      </w:r>
      <w:r w:rsidR="00BD1AD0">
        <w:rPr>
          <w:rFonts w:eastAsia="Times New Roman" w:cstheme="minorHAnsi"/>
          <w:color w:val="292929"/>
          <w:spacing w:val="-1"/>
        </w:rPr>
        <w:t>coordinate</w:t>
      </w:r>
      <w:r w:rsidRPr="00467DDA">
        <w:rPr>
          <w:rFonts w:eastAsia="Times New Roman" w:cstheme="minorHAnsi"/>
          <w:color w:val="292929"/>
          <w:spacing w:val="-1"/>
        </w:rPr>
        <w:t xml:space="preserve"> axis for each room. Once the rectangles are fitted, the rectangles are superimposed to form the house layout image.</w:t>
      </w:r>
    </w:p>
    <w:p w14:paraId="4527950E" w14:textId="09572B15" w:rsidR="00467DDA" w:rsidRDefault="00375D7B" w:rsidP="00375D7B">
      <w:pPr>
        <w:shd w:val="clear" w:color="auto" w:fill="FFFFFF"/>
        <w:bidi w:val="0"/>
        <w:spacing w:before="100" w:beforeAutospacing="1" w:after="100" w:afterAutospacing="1" w:line="240" w:lineRule="auto"/>
        <w:jc w:val="center"/>
        <w:rPr>
          <w:rFonts w:eastAsia="Times New Roman" w:cstheme="minorHAnsi"/>
        </w:rPr>
      </w:pPr>
      <w:r>
        <w:rPr>
          <w:rFonts w:cs="Calibri"/>
          <w:noProof/>
          <w:rtl/>
          <w:lang w:val="he-IL"/>
        </w:rPr>
        <mc:AlternateContent>
          <mc:Choice Requires="wps">
            <w:drawing>
              <wp:anchor distT="0" distB="0" distL="114300" distR="114300" simplePos="0" relativeHeight="251664896" behindDoc="0" locked="0" layoutInCell="1" allowOverlap="1" wp14:anchorId="731048F2" wp14:editId="4BE66A7D">
                <wp:simplePos x="0" y="0"/>
                <wp:positionH relativeFrom="margin">
                  <wp:posOffset>742315</wp:posOffset>
                </wp:positionH>
                <wp:positionV relativeFrom="paragraph">
                  <wp:posOffset>1700530</wp:posOffset>
                </wp:positionV>
                <wp:extent cx="3650673" cy="312420"/>
                <wp:effectExtent l="0" t="0" r="26035" b="11430"/>
                <wp:wrapNone/>
                <wp:docPr id="46" name="Rectangle 24"/>
                <wp:cNvGraphicFramePr/>
                <a:graphic xmlns:a="http://schemas.openxmlformats.org/drawingml/2006/main">
                  <a:graphicData uri="http://schemas.microsoft.com/office/word/2010/wordprocessingShape">
                    <wps:wsp>
                      <wps:cNvSpPr/>
                      <wps:spPr>
                        <a:xfrm>
                          <a:off x="0" y="0"/>
                          <a:ext cx="3650673" cy="3124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E0B91E" w14:textId="77777777" w:rsidR="00BD1AD0" w:rsidRDefault="00BD1AD0" w:rsidP="00BD1AD0">
                            <w:pPr>
                              <w:shd w:val="clear" w:color="auto" w:fill="FFFFFF"/>
                              <w:bidi w:val="0"/>
                              <w:spacing w:after="0" w:line="240" w:lineRule="auto"/>
                              <w:rPr>
                                <w:rFonts w:eastAsia="Times New Roman" w:cstheme="minorHAnsi"/>
                              </w:rPr>
                            </w:pPr>
                            <w:r>
                              <w:t>Fig.18</w:t>
                            </w:r>
                            <w:r w:rsidRPr="00467DDA">
                              <w:rPr>
                                <w:rFonts w:eastAsia="Times New Roman" w:cstheme="minorHAnsi"/>
                              </w:rPr>
                              <w:t xml:space="preserve"> Rectangle fitting on the room segmentation mask</w:t>
                            </w:r>
                          </w:p>
                          <w:p w14:paraId="20D60FC2" w14:textId="7C2A7D1A" w:rsidR="00BD1AD0" w:rsidRPr="00BD1AD0" w:rsidRDefault="00BD1AD0" w:rsidP="00BD1AD0">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048F2" id="_x0000_s1043" style="position:absolute;left:0;text-align:left;margin-left:58.45pt;margin-top:133.9pt;width:287.45pt;height:24.6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" fillcolor="white [3201]" strokecolor="#70ad47 [3209]" strokeweight="1pt">
                <v:textbox>
                  <w:txbxContent>
                    <w:p w14:paraId="44E0B91E" w14:textId="77777777" w:rsidR="00BD1AD0" w:rsidRDefault="00BD1AD0" w:rsidP="00BD1AD0">
                      <w:pPr>
                        <w:shd w:val="clear" w:color="auto" w:fill="FFFFFF"/>
                        <w:bidi w:val="0"/>
                        <w:spacing w:after="0" w:line="240" w:lineRule="auto"/>
                        <w:rPr>
                          <w:rFonts w:eastAsia="Times New Roman" w:cstheme="minorHAnsi"/>
                        </w:rPr>
                      </w:pPr>
                      <w:r>
                        <w:t>Fig.18</w:t>
                      </w:r>
                      <w:r w:rsidRPr="00467DDA">
                        <w:rPr>
                          <w:rFonts w:eastAsia="Times New Roman" w:cstheme="minorHAnsi"/>
                        </w:rPr>
                        <w:t xml:space="preserve"> Rectangle fitting on the room segmentation mask</w:t>
                      </w:r>
                    </w:p>
                    <w:p w14:paraId="20D60FC2" w14:textId="7C2A7D1A" w:rsidR="00BD1AD0" w:rsidRPr="00BD1AD0" w:rsidRDefault="00BD1AD0" w:rsidP="00BD1AD0">
                      <w:pPr>
                        <w:jc w:val="right"/>
                      </w:pPr>
                    </w:p>
                  </w:txbxContent>
                </v:textbox>
                <w10:wrap anchorx="margin"/>
              </v:rect>
            </w:pict>
          </mc:Fallback>
        </mc:AlternateContent>
      </w:r>
      <w:r w:rsidR="00467DDA" w:rsidRPr="002A0953">
        <w:rPr>
          <w:rFonts w:eastAsia="Times New Roman" w:cstheme="minorHAnsi"/>
          <w:noProof/>
        </w:rPr>
        <w:drawing>
          <wp:inline distT="0" distB="0" distL="0" distR="0" wp14:anchorId="3FB6D79B" wp14:editId="44BAA612">
            <wp:extent cx="1905000" cy="1653540"/>
            <wp:effectExtent l="0" t="0" r="0" b="381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5000" cy="1653540"/>
                    </a:xfrm>
                    <a:prstGeom prst="rect">
                      <a:avLst/>
                    </a:prstGeom>
                    <a:noFill/>
                    <a:ln>
                      <a:noFill/>
                    </a:ln>
                  </pic:spPr>
                </pic:pic>
              </a:graphicData>
            </a:graphic>
          </wp:inline>
        </w:drawing>
      </w:r>
    </w:p>
    <w:p w14:paraId="427AE686" w14:textId="2DBAD84F" w:rsidR="00BD1AD0" w:rsidRDefault="00BD1AD0" w:rsidP="00837113">
      <w:pPr>
        <w:shd w:val="clear" w:color="auto" w:fill="FFFFFF"/>
        <w:bidi w:val="0"/>
        <w:spacing w:before="100" w:beforeAutospacing="1" w:after="100" w:afterAutospacing="1" w:line="240" w:lineRule="auto"/>
        <w:rPr>
          <w:rFonts w:eastAsia="Times New Roman" w:cstheme="minorHAnsi"/>
        </w:rPr>
      </w:pPr>
    </w:p>
    <w:p w14:paraId="13D300E5" w14:textId="38615719" w:rsidR="00BD1AD0" w:rsidRDefault="00BD1AD0" w:rsidP="00837113">
      <w:pPr>
        <w:shd w:val="clear" w:color="auto" w:fill="FFFFFF"/>
        <w:bidi w:val="0"/>
        <w:spacing w:before="100" w:beforeAutospacing="1" w:after="100" w:afterAutospacing="1" w:line="240" w:lineRule="auto"/>
        <w:rPr>
          <w:rFonts w:eastAsia="Times New Roman" w:cstheme="minorHAnsi"/>
        </w:rPr>
      </w:pPr>
    </w:p>
    <w:p w14:paraId="28D9CF39" w14:textId="77777777" w:rsidR="00BD1AD0" w:rsidRPr="00467DDA" w:rsidRDefault="00BD1AD0" w:rsidP="00837113">
      <w:pPr>
        <w:shd w:val="clear" w:color="auto" w:fill="FFFFFF"/>
        <w:bidi w:val="0"/>
        <w:spacing w:before="100" w:beforeAutospacing="1" w:after="100" w:afterAutospacing="1" w:line="240" w:lineRule="auto"/>
        <w:rPr>
          <w:rFonts w:eastAsia="Times New Roman" w:cstheme="minorHAnsi"/>
        </w:rPr>
      </w:pPr>
    </w:p>
    <w:p w14:paraId="17376833" w14:textId="77777777" w:rsidR="00BD1AD0" w:rsidRDefault="00BD1AD0" w:rsidP="00837113">
      <w:pPr>
        <w:shd w:val="clear" w:color="auto" w:fill="FFFFFF"/>
        <w:bidi w:val="0"/>
        <w:spacing w:before="100" w:beforeAutospacing="1" w:after="100" w:afterAutospacing="1" w:line="240" w:lineRule="auto"/>
        <w:rPr>
          <w:rFonts w:eastAsia="Times New Roman" w:cstheme="minorHAnsi"/>
        </w:rPr>
      </w:pPr>
    </w:p>
    <w:p w14:paraId="30D7F764" w14:textId="77777777" w:rsidR="00BD1AD0" w:rsidRPr="00467DDA" w:rsidRDefault="00BD1AD0" w:rsidP="00837113">
      <w:pPr>
        <w:shd w:val="clear" w:color="auto" w:fill="FFFFFF"/>
        <w:bidi w:val="0"/>
        <w:spacing w:before="100" w:beforeAutospacing="1" w:after="100" w:afterAutospacing="1" w:line="240" w:lineRule="auto"/>
        <w:rPr>
          <w:rFonts w:eastAsia="Times New Roman" w:cstheme="minorHAnsi"/>
        </w:rPr>
      </w:pPr>
    </w:p>
    <w:p w14:paraId="56184E5B" w14:textId="0628BE7A" w:rsidR="00467DDA" w:rsidRDefault="00375D7B" w:rsidP="00375D7B">
      <w:pPr>
        <w:shd w:val="clear" w:color="auto" w:fill="FFFFFF"/>
        <w:bidi w:val="0"/>
        <w:spacing w:before="100" w:beforeAutospacing="1" w:after="100" w:afterAutospacing="1" w:line="240" w:lineRule="auto"/>
        <w:jc w:val="center"/>
        <w:rPr>
          <w:rFonts w:eastAsia="Times New Roman" w:cstheme="minorHAnsi"/>
        </w:rPr>
      </w:pPr>
      <w:r>
        <w:rPr>
          <w:rFonts w:cs="Calibri"/>
          <w:noProof/>
          <w:rtl/>
          <w:lang w:val="he-IL"/>
        </w:rPr>
        <mc:AlternateContent>
          <mc:Choice Requires="wps">
            <w:drawing>
              <wp:anchor distT="0" distB="0" distL="114300" distR="114300" simplePos="0" relativeHeight="251665920" behindDoc="0" locked="0" layoutInCell="1" allowOverlap="1" wp14:anchorId="0D0B2A67" wp14:editId="77D0FC8C">
                <wp:simplePos x="0" y="0"/>
                <wp:positionH relativeFrom="margin">
                  <wp:posOffset>1001395</wp:posOffset>
                </wp:positionH>
                <wp:positionV relativeFrom="paragraph">
                  <wp:posOffset>2181225</wp:posOffset>
                </wp:positionV>
                <wp:extent cx="3650673" cy="243840"/>
                <wp:effectExtent l="0" t="0" r="26035" b="22860"/>
                <wp:wrapNone/>
                <wp:docPr id="47" name="Rectangle 24"/>
                <wp:cNvGraphicFramePr/>
                <a:graphic xmlns:a="http://schemas.openxmlformats.org/drawingml/2006/main">
                  <a:graphicData uri="http://schemas.microsoft.com/office/word/2010/wordprocessingShape">
                    <wps:wsp>
                      <wps:cNvSpPr/>
                      <wps:spPr>
                        <a:xfrm>
                          <a:off x="0" y="0"/>
                          <a:ext cx="3650673" cy="2438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66EF59" w14:textId="77777777" w:rsidR="00BD1AD0" w:rsidRPr="00467DDA" w:rsidRDefault="00BD1AD0" w:rsidP="00BD1AD0">
                            <w:pPr>
                              <w:shd w:val="clear" w:color="auto" w:fill="FFFFFF"/>
                              <w:bidi w:val="0"/>
                              <w:spacing w:after="0" w:line="240" w:lineRule="auto"/>
                              <w:rPr>
                                <w:rFonts w:eastAsia="Times New Roman" w:cstheme="minorHAnsi"/>
                              </w:rPr>
                            </w:pPr>
                            <w:r>
                              <w:t>Fig.19</w:t>
                            </w:r>
                            <w:r w:rsidRPr="00467DDA">
                              <w:rPr>
                                <w:rFonts w:eastAsia="Times New Roman" w:cstheme="minorHAnsi"/>
                              </w:rPr>
                              <w:t xml:space="preserve"> Bubble diagram to house layout</w:t>
                            </w:r>
                          </w:p>
                          <w:p w14:paraId="2100D50B" w14:textId="17F902CD" w:rsidR="00BD1AD0" w:rsidRDefault="00BD1AD0" w:rsidP="00BD1AD0">
                            <w:pPr>
                              <w:shd w:val="clear" w:color="auto" w:fill="FFFFFF"/>
                              <w:bidi w:val="0"/>
                              <w:spacing w:after="0" w:line="240" w:lineRule="auto"/>
                              <w:rPr>
                                <w:rFonts w:eastAsia="Times New Roman" w:cstheme="minorHAnsi"/>
                              </w:rPr>
                            </w:pPr>
                          </w:p>
                          <w:p w14:paraId="37F9BB5F" w14:textId="77777777" w:rsidR="00BD1AD0" w:rsidRPr="00BD1AD0" w:rsidRDefault="00BD1AD0" w:rsidP="00BD1AD0">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B2A67" id="_x0000_s1044" style="position:absolute;left:0;text-align:left;margin-left:78.85pt;margin-top:171.75pt;width:287.45pt;height:19.2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" fillcolor="white [3201]" strokecolor="#70ad47 [3209]" strokeweight="1pt">
                <v:textbox>
                  <w:txbxContent>
                    <w:p w14:paraId="5066EF59" w14:textId="77777777" w:rsidR="00BD1AD0" w:rsidRPr="00467DDA" w:rsidRDefault="00BD1AD0" w:rsidP="00BD1AD0">
                      <w:pPr>
                        <w:shd w:val="clear" w:color="auto" w:fill="FFFFFF"/>
                        <w:bidi w:val="0"/>
                        <w:spacing w:after="0" w:line="240" w:lineRule="auto"/>
                        <w:rPr>
                          <w:rFonts w:eastAsia="Times New Roman" w:cstheme="minorHAnsi"/>
                        </w:rPr>
                      </w:pPr>
                      <w:r>
                        <w:t>Fig.19</w:t>
                      </w:r>
                      <w:r w:rsidRPr="00467DDA">
                        <w:rPr>
                          <w:rFonts w:eastAsia="Times New Roman" w:cstheme="minorHAnsi"/>
                        </w:rPr>
                        <w:t xml:space="preserve"> Bubble diagram to house layout</w:t>
                      </w:r>
                    </w:p>
                    <w:p w14:paraId="2100D50B" w14:textId="17F902CD" w:rsidR="00BD1AD0" w:rsidRDefault="00BD1AD0" w:rsidP="00BD1AD0">
                      <w:pPr>
                        <w:shd w:val="clear" w:color="auto" w:fill="FFFFFF"/>
                        <w:bidi w:val="0"/>
                        <w:spacing w:after="0" w:line="240" w:lineRule="auto"/>
                        <w:rPr>
                          <w:rFonts w:eastAsia="Times New Roman" w:cstheme="minorHAnsi"/>
                        </w:rPr>
                      </w:pPr>
                    </w:p>
                    <w:p w14:paraId="37F9BB5F" w14:textId="77777777" w:rsidR="00BD1AD0" w:rsidRPr="00BD1AD0" w:rsidRDefault="00BD1AD0" w:rsidP="00BD1AD0">
                      <w:pPr>
                        <w:jc w:val="right"/>
                      </w:pPr>
                    </w:p>
                  </w:txbxContent>
                </v:textbox>
                <w10:wrap anchorx="margin"/>
              </v:rect>
            </w:pict>
          </mc:Fallback>
        </mc:AlternateContent>
      </w:r>
      <w:r w:rsidR="00467DDA" w:rsidRPr="002A0953">
        <w:rPr>
          <w:rFonts w:eastAsia="Times New Roman" w:cstheme="minorHAnsi"/>
          <w:noProof/>
        </w:rPr>
        <w:drawing>
          <wp:inline distT="0" distB="0" distL="0" distR="0" wp14:anchorId="647A2B8D" wp14:editId="13466701">
            <wp:extent cx="3589020" cy="2087880"/>
            <wp:effectExtent l="0" t="0" r="0" b="762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89020" cy="2087880"/>
                    </a:xfrm>
                    <a:prstGeom prst="rect">
                      <a:avLst/>
                    </a:prstGeom>
                    <a:noFill/>
                    <a:ln>
                      <a:noFill/>
                    </a:ln>
                  </pic:spPr>
                </pic:pic>
              </a:graphicData>
            </a:graphic>
          </wp:inline>
        </w:drawing>
      </w:r>
    </w:p>
    <w:p w14:paraId="0DD58B8B" w14:textId="467EB669" w:rsidR="00BD1AD0" w:rsidRDefault="00BD1AD0" w:rsidP="00837113">
      <w:pPr>
        <w:shd w:val="clear" w:color="auto" w:fill="FFFFFF"/>
        <w:bidi w:val="0"/>
        <w:spacing w:before="100" w:beforeAutospacing="1" w:after="100" w:afterAutospacing="1" w:line="240" w:lineRule="auto"/>
        <w:rPr>
          <w:rFonts w:eastAsia="Times New Roman" w:cstheme="minorHAnsi"/>
        </w:rPr>
      </w:pPr>
    </w:p>
    <w:p w14:paraId="2CBE4D15" w14:textId="77777777" w:rsidR="00BD1AD0" w:rsidRPr="00467DDA" w:rsidRDefault="00BD1AD0" w:rsidP="00837113">
      <w:pPr>
        <w:shd w:val="clear" w:color="auto" w:fill="FFFFFF"/>
        <w:bidi w:val="0"/>
        <w:spacing w:before="100" w:beforeAutospacing="1" w:after="100" w:afterAutospacing="1" w:line="240" w:lineRule="auto"/>
        <w:rPr>
          <w:rFonts w:eastAsia="Times New Roman" w:cstheme="minorHAnsi"/>
        </w:rPr>
      </w:pPr>
    </w:p>
    <w:p w14:paraId="22512BA8" w14:textId="59887D05" w:rsidR="00467DDA" w:rsidRPr="009E1EFE" w:rsidRDefault="00BD1AD0" w:rsidP="008775BB">
      <w:pPr>
        <w:pStyle w:val="ab"/>
        <w:bidi w:val="0"/>
        <w:spacing w:before="100" w:beforeAutospacing="1" w:after="100" w:afterAutospacing="1"/>
        <w:rPr>
          <w:rFonts w:eastAsia="Times New Roman"/>
          <w:b/>
          <w:bCs/>
          <w:color w:val="000000" w:themeColor="text1"/>
        </w:rPr>
      </w:pPr>
      <w:bookmarkStart w:id="65" w:name="_Toc138549784"/>
      <w:r w:rsidRPr="009E1EFE">
        <w:rPr>
          <w:rFonts w:eastAsia="Times New Roman"/>
          <w:b/>
          <w:bCs/>
          <w:color w:val="000000" w:themeColor="text1"/>
        </w:rPr>
        <w:t>4.4</w:t>
      </w:r>
      <w:r w:rsidR="004C103E" w:rsidRPr="009E1EFE">
        <w:rPr>
          <w:rFonts w:eastAsia="Times New Roman"/>
          <w:b/>
          <w:bCs/>
          <w:color w:val="000000" w:themeColor="text1"/>
        </w:rPr>
        <w:t xml:space="preserve"> </w:t>
      </w:r>
      <w:r w:rsidR="00467DDA" w:rsidRPr="009E1EFE">
        <w:rPr>
          <w:rFonts w:eastAsia="Times New Roman"/>
          <w:b/>
          <w:bCs/>
          <w:color w:val="000000" w:themeColor="text1"/>
        </w:rPr>
        <w:t>House-GAN model</w:t>
      </w:r>
      <w:bookmarkEnd w:id="65"/>
    </w:p>
    <w:p w14:paraId="1F048401" w14:textId="77777777" w:rsidR="00467DDA" w:rsidRPr="00467DDA" w:rsidRDefault="00467DDA" w:rsidP="008775BB">
      <w:pPr>
        <w:shd w:val="clear" w:color="auto" w:fill="FFFFFF"/>
        <w:bidi w:val="0"/>
        <w:spacing w:before="100" w:beforeAutospacing="1" w:after="100" w:afterAutospacing="1" w:line="480" w:lineRule="atLeast"/>
        <w:rPr>
          <w:rFonts w:eastAsia="Times New Roman" w:cstheme="minorHAnsi"/>
          <w:color w:val="292929"/>
          <w:spacing w:val="-1"/>
        </w:rPr>
      </w:pPr>
      <w:r w:rsidRPr="00467DDA">
        <w:rPr>
          <w:rFonts w:eastAsia="Times New Roman" w:cstheme="minorHAnsi"/>
          <w:color w:val="292929"/>
          <w:spacing w:val="-1"/>
        </w:rPr>
        <w:t>In this section the steps and architecture of the generator and discriminator are described in more detail. As a running example we use the following bubble diagram:</w:t>
      </w:r>
    </w:p>
    <w:p w14:paraId="0B48E824" w14:textId="684B91E6" w:rsidR="00467DDA" w:rsidRDefault="00375D7B" w:rsidP="00375D7B">
      <w:pPr>
        <w:shd w:val="clear" w:color="auto" w:fill="FFFFFF"/>
        <w:bidi w:val="0"/>
        <w:spacing w:before="100" w:beforeAutospacing="1" w:after="100" w:afterAutospacing="1" w:line="240" w:lineRule="auto"/>
        <w:jc w:val="center"/>
        <w:rPr>
          <w:rFonts w:eastAsia="Times New Roman" w:cstheme="minorHAnsi"/>
        </w:rPr>
      </w:pPr>
      <w:r>
        <w:rPr>
          <w:rFonts w:cs="Calibri"/>
          <w:noProof/>
          <w:rtl/>
          <w:lang w:val="he-IL"/>
        </w:rPr>
        <mc:AlternateContent>
          <mc:Choice Requires="wps">
            <w:drawing>
              <wp:anchor distT="0" distB="0" distL="114300" distR="114300" simplePos="0" relativeHeight="251643392" behindDoc="0" locked="0" layoutInCell="1" allowOverlap="1" wp14:anchorId="22E35B1E" wp14:editId="0A1DCADC">
                <wp:simplePos x="0" y="0"/>
                <wp:positionH relativeFrom="margin">
                  <wp:posOffset>1336675</wp:posOffset>
                </wp:positionH>
                <wp:positionV relativeFrom="paragraph">
                  <wp:posOffset>1918335</wp:posOffset>
                </wp:positionV>
                <wp:extent cx="2484120" cy="266700"/>
                <wp:effectExtent l="0" t="0" r="11430" b="19050"/>
                <wp:wrapNone/>
                <wp:docPr id="48" name="Rectangle 24"/>
                <wp:cNvGraphicFramePr/>
                <a:graphic xmlns:a="http://schemas.openxmlformats.org/drawingml/2006/main">
                  <a:graphicData uri="http://schemas.microsoft.com/office/word/2010/wordprocessingShape">
                    <wps:wsp>
                      <wps:cNvSpPr/>
                      <wps:spPr>
                        <a:xfrm>
                          <a:off x="0" y="0"/>
                          <a:ext cx="248412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2EB8DD" w14:textId="1AD1C7C7" w:rsidR="00BD1AD0" w:rsidRPr="00467DDA" w:rsidRDefault="00BD1AD0" w:rsidP="00375D7B">
                            <w:pPr>
                              <w:shd w:val="clear" w:color="auto" w:fill="FFFFFF"/>
                              <w:bidi w:val="0"/>
                              <w:spacing w:after="0" w:line="240" w:lineRule="auto"/>
                              <w:jc w:val="center"/>
                              <w:rPr>
                                <w:rFonts w:eastAsia="Times New Roman" w:cstheme="minorHAnsi"/>
                              </w:rPr>
                            </w:pPr>
                            <w:r>
                              <w:t>Fig.20</w:t>
                            </w:r>
                            <w:r w:rsidR="00DA7770">
                              <w:t xml:space="preserve"> An</w:t>
                            </w:r>
                            <w:r w:rsidRPr="00467DDA">
                              <w:rPr>
                                <w:rFonts w:eastAsia="Times New Roman" w:cstheme="minorHAnsi"/>
                              </w:rPr>
                              <w:t xml:space="preserve"> </w:t>
                            </w:r>
                            <w:r w:rsidRPr="00467DDA">
                              <w:rPr>
                                <w:rFonts w:eastAsia="Times New Roman" w:cstheme="minorHAnsi"/>
                                <w:color w:val="292929"/>
                                <w:spacing w:val="-1"/>
                              </w:rPr>
                              <w:t xml:space="preserve">example </w:t>
                            </w:r>
                            <w:r>
                              <w:rPr>
                                <w:rFonts w:eastAsia="Times New Roman" w:cstheme="minorHAnsi"/>
                                <w:color w:val="292929"/>
                                <w:spacing w:val="-1"/>
                              </w:rPr>
                              <w:t>of</w:t>
                            </w:r>
                            <w:r w:rsidRPr="00467DDA">
                              <w:rPr>
                                <w:rFonts w:eastAsia="Times New Roman" w:cstheme="minorHAnsi"/>
                                <w:color w:val="292929"/>
                                <w:spacing w:val="-1"/>
                              </w:rPr>
                              <w:t xml:space="preserve"> bubble diagram</w:t>
                            </w:r>
                          </w:p>
                          <w:p w14:paraId="1F76E88E" w14:textId="77777777" w:rsidR="00BD1AD0" w:rsidRDefault="00BD1AD0" w:rsidP="00375D7B">
                            <w:pPr>
                              <w:shd w:val="clear" w:color="auto" w:fill="FFFFFF"/>
                              <w:bidi w:val="0"/>
                              <w:spacing w:after="0" w:line="240" w:lineRule="auto"/>
                              <w:jc w:val="center"/>
                              <w:rPr>
                                <w:rFonts w:eastAsia="Times New Roman" w:cstheme="minorHAnsi"/>
                              </w:rPr>
                            </w:pPr>
                          </w:p>
                          <w:p w14:paraId="2FC44323" w14:textId="77777777" w:rsidR="00BD1AD0" w:rsidRPr="00BD1AD0" w:rsidRDefault="00BD1AD0" w:rsidP="00375D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35B1E" id="_x0000_s1045" style="position:absolute;left:0;text-align:left;margin-left:105.25pt;margin-top:151.05pt;width:195.6pt;height:21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" fillcolor="white [3201]" strokecolor="#70ad47 [3209]" strokeweight="1pt">
                <v:textbox>
                  <w:txbxContent>
                    <w:p w14:paraId="542EB8DD" w14:textId="1AD1C7C7" w:rsidR="00BD1AD0" w:rsidRPr="00467DDA" w:rsidRDefault="00BD1AD0" w:rsidP="00375D7B">
                      <w:pPr>
                        <w:shd w:val="clear" w:color="auto" w:fill="FFFFFF"/>
                        <w:bidi w:val="0"/>
                        <w:spacing w:after="0" w:line="240" w:lineRule="auto"/>
                        <w:jc w:val="center"/>
                        <w:rPr>
                          <w:rFonts w:eastAsia="Times New Roman" w:cstheme="minorHAnsi"/>
                        </w:rPr>
                      </w:pPr>
                      <w:r>
                        <w:t>Fig.20</w:t>
                      </w:r>
                      <w:r w:rsidR="00DA7770">
                        <w:t xml:space="preserve"> An</w:t>
                      </w:r>
                      <w:r w:rsidRPr="00467DDA">
                        <w:rPr>
                          <w:rFonts w:eastAsia="Times New Roman" w:cstheme="minorHAnsi"/>
                        </w:rPr>
                        <w:t xml:space="preserve"> </w:t>
                      </w:r>
                      <w:r w:rsidRPr="00467DDA">
                        <w:rPr>
                          <w:rFonts w:eastAsia="Times New Roman" w:cstheme="minorHAnsi"/>
                          <w:color w:val="292929"/>
                          <w:spacing w:val="-1"/>
                        </w:rPr>
                        <w:t xml:space="preserve">example </w:t>
                      </w:r>
                      <w:r>
                        <w:rPr>
                          <w:rFonts w:eastAsia="Times New Roman" w:cstheme="minorHAnsi"/>
                          <w:color w:val="292929"/>
                          <w:spacing w:val="-1"/>
                        </w:rPr>
                        <w:t>of</w:t>
                      </w:r>
                      <w:r w:rsidRPr="00467DDA">
                        <w:rPr>
                          <w:rFonts w:eastAsia="Times New Roman" w:cstheme="minorHAnsi"/>
                          <w:color w:val="292929"/>
                          <w:spacing w:val="-1"/>
                        </w:rPr>
                        <w:t xml:space="preserve"> bubble diagram</w:t>
                      </w:r>
                    </w:p>
                    <w:p w14:paraId="1F76E88E" w14:textId="77777777" w:rsidR="00BD1AD0" w:rsidRDefault="00BD1AD0" w:rsidP="00375D7B">
                      <w:pPr>
                        <w:shd w:val="clear" w:color="auto" w:fill="FFFFFF"/>
                        <w:bidi w:val="0"/>
                        <w:spacing w:after="0" w:line="240" w:lineRule="auto"/>
                        <w:jc w:val="center"/>
                        <w:rPr>
                          <w:rFonts w:eastAsia="Times New Roman" w:cstheme="minorHAnsi"/>
                        </w:rPr>
                      </w:pPr>
                    </w:p>
                    <w:p w14:paraId="2FC44323" w14:textId="77777777" w:rsidR="00BD1AD0" w:rsidRPr="00BD1AD0" w:rsidRDefault="00BD1AD0" w:rsidP="00375D7B">
                      <w:pPr>
                        <w:jc w:val="center"/>
                      </w:pPr>
                    </w:p>
                  </w:txbxContent>
                </v:textbox>
                <w10:wrap anchorx="margin"/>
              </v:rect>
            </w:pict>
          </mc:Fallback>
        </mc:AlternateContent>
      </w:r>
      <w:r w:rsidR="00467DDA" w:rsidRPr="002A0953">
        <w:rPr>
          <w:rFonts w:eastAsia="Times New Roman" w:cstheme="minorHAnsi"/>
          <w:noProof/>
        </w:rPr>
        <w:drawing>
          <wp:inline distT="0" distB="0" distL="0" distR="0" wp14:anchorId="3DE59CAF" wp14:editId="0D1B9C16">
            <wp:extent cx="3048000" cy="2011680"/>
            <wp:effectExtent l="0" t="0" r="0" b="7620"/>
            <wp:docPr id="4" name="תמונה 4" descr="תמונה שמכילה עיגול, תרשים,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עיגול, תרשים, קו, צילום מסך&#10;&#10;התיאור נוצר באופן אוטומטי"/>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0" cy="2011680"/>
                    </a:xfrm>
                    <a:prstGeom prst="rect">
                      <a:avLst/>
                    </a:prstGeom>
                    <a:noFill/>
                    <a:ln>
                      <a:noFill/>
                    </a:ln>
                  </pic:spPr>
                </pic:pic>
              </a:graphicData>
            </a:graphic>
          </wp:inline>
        </w:drawing>
      </w:r>
    </w:p>
    <w:p w14:paraId="122374F8" w14:textId="420581A6" w:rsidR="00BD1AD0" w:rsidRPr="00467DDA" w:rsidRDefault="00BD1AD0" w:rsidP="008775BB">
      <w:pPr>
        <w:shd w:val="clear" w:color="auto" w:fill="FFFFFF"/>
        <w:bidi w:val="0"/>
        <w:spacing w:before="100" w:beforeAutospacing="1" w:after="100" w:afterAutospacing="1" w:line="240" w:lineRule="auto"/>
        <w:rPr>
          <w:rFonts w:eastAsia="Times New Roman" w:cstheme="minorHAnsi"/>
        </w:rPr>
      </w:pPr>
    </w:p>
    <w:p w14:paraId="792809FB" w14:textId="77777777" w:rsidR="004C103E" w:rsidRDefault="004C103E" w:rsidP="00B952C1">
      <w:pPr>
        <w:shd w:val="clear" w:color="auto" w:fill="FFFFFF"/>
        <w:bidi w:val="0"/>
        <w:spacing w:before="100" w:beforeAutospacing="1" w:after="100" w:afterAutospacing="1" w:line="360" w:lineRule="atLeast"/>
        <w:outlineLvl w:val="1"/>
        <w:rPr>
          <w:rFonts w:eastAsia="Times New Roman" w:cstheme="minorHAnsi"/>
          <w:b/>
          <w:bCs/>
          <w:color w:val="292929"/>
        </w:rPr>
      </w:pPr>
    </w:p>
    <w:p w14:paraId="0859FEEE" w14:textId="77777777" w:rsidR="004B640F" w:rsidRDefault="004B640F" w:rsidP="008775BB">
      <w:pPr>
        <w:pStyle w:val="ab"/>
        <w:bidi w:val="0"/>
        <w:spacing w:before="100" w:beforeAutospacing="1" w:after="100" w:afterAutospacing="1"/>
        <w:rPr>
          <w:rFonts w:eastAsia="Times New Roman"/>
          <w:b/>
          <w:bCs/>
          <w:color w:val="000000" w:themeColor="text1"/>
        </w:rPr>
      </w:pPr>
      <w:bookmarkStart w:id="66" w:name="_Toc138549785"/>
    </w:p>
    <w:p w14:paraId="3278CD34" w14:textId="77777777" w:rsidR="004B640F" w:rsidRDefault="004B640F" w:rsidP="004B640F">
      <w:pPr>
        <w:pStyle w:val="ab"/>
        <w:bidi w:val="0"/>
        <w:spacing w:before="100" w:beforeAutospacing="1" w:after="100" w:afterAutospacing="1"/>
        <w:rPr>
          <w:rFonts w:eastAsia="Times New Roman"/>
          <w:b/>
          <w:bCs/>
          <w:color w:val="000000" w:themeColor="text1"/>
        </w:rPr>
      </w:pPr>
    </w:p>
    <w:p w14:paraId="0F4234DA" w14:textId="77777777" w:rsidR="004B640F" w:rsidRDefault="004B640F" w:rsidP="004B640F">
      <w:pPr>
        <w:pStyle w:val="ab"/>
        <w:bidi w:val="0"/>
        <w:spacing w:before="100" w:beforeAutospacing="1" w:after="100" w:afterAutospacing="1"/>
        <w:rPr>
          <w:rFonts w:eastAsia="Times New Roman"/>
          <w:b/>
          <w:bCs/>
          <w:color w:val="000000" w:themeColor="text1"/>
        </w:rPr>
      </w:pPr>
    </w:p>
    <w:p w14:paraId="2CAF4E82" w14:textId="77777777" w:rsidR="004B640F" w:rsidRDefault="004B640F" w:rsidP="004B640F">
      <w:pPr>
        <w:pStyle w:val="ab"/>
        <w:bidi w:val="0"/>
        <w:spacing w:before="100" w:beforeAutospacing="1" w:after="100" w:afterAutospacing="1"/>
        <w:rPr>
          <w:rFonts w:eastAsia="Times New Roman"/>
          <w:b/>
          <w:bCs/>
          <w:color w:val="000000" w:themeColor="text1"/>
        </w:rPr>
      </w:pPr>
    </w:p>
    <w:p w14:paraId="45B87C63" w14:textId="543FBFD6" w:rsidR="004C103E" w:rsidRPr="009E1EFE" w:rsidRDefault="00BD1AD0" w:rsidP="004B640F">
      <w:pPr>
        <w:pStyle w:val="ab"/>
        <w:bidi w:val="0"/>
        <w:spacing w:before="100" w:beforeAutospacing="1" w:after="100" w:afterAutospacing="1"/>
        <w:rPr>
          <w:rFonts w:eastAsia="Times New Roman"/>
          <w:b/>
          <w:bCs/>
          <w:color w:val="000000" w:themeColor="text1"/>
        </w:rPr>
      </w:pPr>
      <w:r w:rsidRPr="009E1EFE">
        <w:rPr>
          <w:rFonts w:eastAsia="Times New Roman"/>
          <w:b/>
          <w:bCs/>
          <w:color w:val="000000" w:themeColor="text1"/>
        </w:rPr>
        <w:lastRenderedPageBreak/>
        <w:t>4.4.1</w:t>
      </w:r>
      <w:r w:rsidR="004C103E" w:rsidRPr="009E1EFE">
        <w:rPr>
          <w:rFonts w:eastAsia="Times New Roman"/>
          <w:b/>
          <w:bCs/>
          <w:color w:val="000000" w:themeColor="text1"/>
        </w:rPr>
        <w:t xml:space="preserve"> </w:t>
      </w:r>
      <w:r w:rsidR="00467DDA" w:rsidRPr="009E1EFE">
        <w:rPr>
          <w:rFonts w:eastAsia="Times New Roman"/>
          <w:b/>
          <w:bCs/>
          <w:color w:val="000000" w:themeColor="text1"/>
        </w:rPr>
        <w:t>ConvMPN module</w:t>
      </w:r>
      <w:bookmarkEnd w:id="66"/>
    </w:p>
    <w:p w14:paraId="6AEA154E" w14:textId="3BCCB584" w:rsidR="00467DDA" w:rsidRPr="00467DDA" w:rsidRDefault="00467DDA" w:rsidP="008775BB">
      <w:pPr>
        <w:shd w:val="clear" w:color="auto" w:fill="FFFFFF"/>
        <w:bidi w:val="0"/>
        <w:spacing w:before="100" w:beforeAutospacing="1" w:after="100" w:afterAutospacing="1" w:line="480" w:lineRule="atLeast"/>
        <w:rPr>
          <w:rFonts w:eastAsia="Times New Roman" w:cstheme="minorHAnsi"/>
          <w:color w:val="292929"/>
          <w:spacing w:val="-1"/>
        </w:rPr>
      </w:pPr>
      <w:r w:rsidRPr="00467DDA">
        <w:rPr>
          <w:rFonts w:eastAsia="Times New Roman" w:cstheme="minorHAnsi"/>
          <w:color w:val="292929"/>
          <w:spacing w:val="-1"/>
        </w:rPr>
        <w:t>Both the generator and discriminator use ConvMPN modules. In a ConvMPN module a node</w:t>
      </w:r>
      <w:r w:rsidR="005F3A6C">
        <w:rPr>
          <w:rFonts w:eastAsia="Times New Roman" w:cstheme="minorHAnsi"/>
          <w:color w:val="292929"/>
          <w:spacing w:val="-1"/>
        </w:rPr>
        <w:t xml:space="preserve"> is updated</w:t>
      </w:r>
      <w:r w:rsidRPr="00467DDA">
        <w:rPr>
          <w:rFonts w:eastAsia="Times New Roman" w:cstheme="minorHAnsi"/>
          <w:color w:val="292929"/>
          <w:spacing w:val="-1"/>
        </w:rPr>
        <w:t xml:space="preserve"> via convolutional message passing. More precisely, a sum-pool</w:t>
      </w:r>
      <w:r w:rsidR="00A76645">
        <w:rPr>
          <w:rFonts w:eastAsia="Times New Roman" w:cstheme="minorHAnsi"/>
          <w:color w:val="292929"/>
          <w:spacing w:val="-1"/>
        </w:rPr>
        <w:t>s</w:t>
      </w:r>
      <w:r w:rsidRPr="00467DDA">
        <w:rPr>
          <w:rFonts w:eastAsia="Times New Roman" w:cstheme="minorHAnsi"/>
          <w:color w:val="292929"/>
          <w:spacing w:val="-1"/>
        </w:rPr>
        <w:t xml:space="preserve"> across rooms that are connected to the current node and a sum-pool across rooms that are</w:t>
      </w:r>
      <w:r w:rsidR="00666D88">
        <w:rPr>
          <w:rFonts w:eastAsia="Times New Roman" w:cstheme="minorHAnsi"/>
          <w:color w:val="292929"/>
          <w:spacing w:val="-1"/>
        </w:rPr>
        <w:t xml:space="preserve"> not</w:t>
      </w:r>
      <w:r w:rsidRPr="00467DDA">
        <w:rPr>
          <w:rFonts w:eastAsia="Times New Roman" w:cstheme="minorHAnsi"/>
          <w:color w:val="292929"/>
          <w:spacing w:val="-1"/>
        </w:rPr>
        <w:t xml:space="preserve"> connected to the current node</w:t>
      </w:r>
      <w:r w:rsidR="00666D88">
        <w:rPr>
          <w:rFonts w:eastAsia="Times New Roman" w:cstheme="minorHAnsi"/>
          <w:color w:val="292929"/>
          <w:spacing w:val="-1"/>
        </w:rPr>
        <w:t xml:space="preserve"> are regarded</w:t>
      </w:r>
      <w:r w:rsidRPr="00467DDA">
        <w:rPr>
          <w:rFonts w:eastAsia="Times New Roman" w:cstheme="minorHAnsi"/>
          <w:color w:val="292929"/>
          <w:spacing w:val="-1"/>
        </w:rPr>
        <w:t xml:space="preserve">. This results </w:t>
      </w:r>
      <w:r w:rsidR="006B0F5B">
        <w:rPr>
          <w:rFonts w:eastAsia="Times New Roman" w:cstheme="minorHAnsi"/>
          <w:color w:val="292929"/>
          <w:spacing w:val="-1"/>
        </w:rPr>
        <w:t>via</w:t>
      </w:r>
      <w:r w:rsidRPr="00467DDA">
        <w:rPr>
          <w:rFonts w:eastAsia="Times New Roman" w:cstheme="minorHAnsi"/>
          <w:color w:val="292929"/>
          <w:spacing w:val="-1"/>
        </w:rPr>
        <w:t xml:space="preserve"> two features which we concatenate with the previous node feature and then pass to a CNN. The output of this CNN has the same dimensions as the original node feature and forms the new node feature. This process is done for e</w:t>
      </w:r>
      <w:r w:rsidR="006B0F5B">
        <w:rPr>
          <w:rFonts w:eastAsia="Times New Roman" w:cstheme="minorHAnsi"/>
          <w:color w:val="292929"/>
          <w:spacing w:val="-1"/>
        </w:rPr>
        <w:t>ach</w:t>
      </w:r>
      <w:r w:rsidRPr="00467DDA">
        <w:rPr>
          <w:rFonts w:eastAsia="Times New Roman" w:cstheme="minorHAnsi"/>
          <w:color w:val="292929"/>
          <w:spacing w:val="-1"/>
        </w:rPr>
        <w:t xml:space="preserve"> node in the graph.</w:t>
      </w:r>
    </w:p>
    <w:p w14:paraId="25D61D9E" w14:textId="7769427F" w:rsidR="00467DDA" w:rsidRPr="002A0953" w:rsidRDefault="00375D7B" w:rsidP="00375D7B">
      <w:pPr>
        <w:shd w:val="clear" w:color="auto" w:fill="FFFFFF"/>
        <w:bidi w:val="0"/>
        <w:spacing w:before="100" w:beforeAutospacing="1" w:after="100" w:afterAutospacing="1" w:line="240" w:lineRule="auto"/>
        <w:jc w:val="center"/>
        <w:rPr>
          <w:rFonts w:eastAsia="Times New Roman" w:cstheme="minorHAnsi"/>
        </w:rPr>
      </w:pPr>
      <w:r>
        <w:rPr>
          <w:rFonts w:cs="Calibri"/>
          <w:noProof/>
          <w:rtl/>
          <w:lang w:val="he-IL"/>
        </w:rPr>
        <mc:AlternateContent>
          <mc:Choice Requires="wps">
            <w:drawing>
              <wp:anchor distT="0" distB="0" distL="114300" distR="114300" simplePos="0" relativeHeight="251666944" behindDoc="0" locked="0" layoutInCell="1" allowOverlap="1" wp14:anchorId="5F21271D" wp14:editId="544814DF">
                <wp:simplePos x="0" y="0"/>
                <wp:positionH relativeFrom="margin">
                  <wp:align>left</wp:align>
                </wp:positionH>
                <wp:positionV relativeFrom="paragraph">
                  <wp:posOffset>1814830</wp:posOffset>
                </wp:positionV>
                <wp:extent cx="5527675" cy="701040"/>
                <wp:effectExtent l="0" t="0" r="15875" b="22860"/>
                <wp:wrapNone/>
                <wp:docPr id="49" name="Rectangle 24"/>
                <wp:cNvGraphicFramePr/>
                <a:graphic xmlns:a="http://schemas.openxmlformats.org/drawingml/2006/main">
                  <a:graphicData uri="http://schemas.microsoft.com/office/word/2010/wordprocessingShape">
                    <wps:wsp>
                      <wps:cNvSpPr/>
                      <wps:spPr>
                        <a:xfrm>
                          <a:off x="0" y="0"/>
                          <a:ext cx="5527675" cy="701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06645D" w14:textId="56742936" w:rsidR="00BD1AD0" w:rsidRPr="00467DDA" w:rsidRDefault="00BD1AD0" w:rsidP="00BD1AD0">
                            <w:pPr>
                              <w:shd w:val="clear" w:color="auto" w:fill="FFFFFF"/>
                              <w:bidi w:val="0"/>
                              <w:spacing w:before="480" w:after="0" w:line="480" w:lineRule="atLeast"/>
                              <w:rPr>
                                <w:rFonts w:eastAsia="Times New Roman" w:cstheme="minorHAnsi"/>
                                <w:color w:val="292929"/>
                                <w:spacing w:val="-1"/>
                              </w:rPr>
                            </w:pPr>
                            <w:r>
                              <w:t>Fig.21</w:t>
                            </w:r>
                            <w:r w:rsidRPr="00467DDA">
                              <w:rPr>
                                <w:rFonts w:eastAsia="Times New Roman" w:cstheme="minorHAnsi"/>
                              </w:rPr>
                              <w:t xml:space="preserve"> </w:t>
                            </w:r>
                            <w:r w:rsidRPr="00467DDA">
                              <w:rPr>
                                <w:rFonts w:eastAsia="Times New Roman" w:cstheme="minorHAnsi"/>
                                <w:color w:val="292929"/>
                                <w:spacing w:val="-1"/>
                              </w:rPr>
                              <w:t>An example of the ConvMPN module for the living room node is given in the figure</w:t>
                            </w:r>
                            <w:r w:rsidR="00FE54BE">
                              <w:rPr>
                                <w:rFonts w:eastAsia="Times New Roman" w:cstheme="minorHAnsi"/>
                                <w:color w:val="292929"/>
                                <w:spacing w:val="-1"/>
                              </w:rPr>
                              <w:t>.</w:t>
                            </w:r>
                          </w:p>
                          <w:p w14:paraId="084516E2" w14:textId="77777777" w:rsidR="00BD1AD0" w:rsidRPr="00467DDA" w:rsidRDefault="00BD1AD0" w:rsidP="00BD1AD0">
                            <w:pPr>
                              <w:shd w:val="clear" w:color="auto" w:fill="FFFFFF"/>
                              <w:bidi w:val="0"/>
                              <w:spacing w:after="0" w:line="240" w:lineRule="auto"/>
                              <w:rPr>
                                <w:rFonts w:eastAsia="Times New Roman" w:cstheme="minorHAnsi"/>
                              </w:rPr>
                            </w:pPr>
                          </w:p>
                          <w:p w14:paraId="5D8BA06F" w14:textId="77777777" w:rsidR="00BD1AD0" w:rsidRDefault="00BD1AD0" w:rsidP="00BD1AD0">
                            <w:pPr>
                              <w:shd w:val="clear" w:color="auto" w:fill="FFFFFF"/>
                              <w:bidi w:val="0"/>
                              <w:spacing w:after="0" w:line="240" w:lineRule="auto"/>
                              <w:rPr>
                                <w:rFonts w:eastAsia="Times New Roman" w:cstheme="minorHAnsi"/>
                              </w:rPr>
                            </w:pPr>
                          </w:p>
                          <w:p w14:paraId="5096B557" w14:textId="77777777" w:rsidR="00BD1AD0" w:rsidRPr="00BD1AD0" w:rsidRDefault="00BD1AD0" w:rsidP="00BD1AD0">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1271D" id="_x0000_s1046" style="position:absolute;left:0;text-align:left;margin-left:0;margin-top:142.9pt;width:435.25pt;height:55.2pt;z-index:251666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" fillcolor="white [3201]" strokecolor="#70ad47 [3209]" strokeweight="1pt">
                <v:textbox>
                  <w:txbxContent>
                    <w:p w14:paraId="5806645D" w14:textId="56742936" w:rsidR="00BD1AD0" w:rsidRPr="00467DDA" w:rsidRDefault="00BD1AD0" w:rsidP="00BD1AD0">
                      <w:pPr>
                        <w:shd w:val="clear" w:color="auto" w:fill="FFFFFF"/>
                        <w:bidi w:val="0"/>
                        <w:spacing w:before="480" w:after="0" w:line="480" w:lineRule="atLeast"/>
                        <w:rPr>
                          <w:rFonts w:eastAsia="Times New Roman" w:cstheme="minorHAnsi"/>
                          <w:color w:val="292929"/>
                          <w:spacing w:val="-1"/>
                        </w:rPr>
                      </w:pPr>
                      <w:r>
                        <w:t>Fig.21</w:t>
                      </w:r>
                      <w:r w:rsidRPr="00467DDA">
                        <w:rPr>
                          <w:rFonts w:eastAsia="Times New Roman" w:cstheme="minorHAnsi"/>
                        </w:rPr>
                        <w:t xml:space="preserve"> </w:t>
                      </w:r>
                      <w:r w:rsidRPr="00467DDA">
                        <w:rPr>
                          <w:rFonts w:eastAsia="Times New Roman" w:cstheme="minorHAnsi"/>
                          <w:color w:val="292929"/>
                          <w:spacing w:val="-1"/>
                        </w:rPr>
                        <w:t>An example of the ConvMPN module for the living room node is given in the figure</w:t>
                      </w:r>
                      <w:r w:rsidR="00FE54BE">
                        <w:rPr>
                          <w:rFonts w:eastAsia="Times New Roman" w:cstheme="minorHAnsi"/>
                          <w:color w:val="292929"/>
                          <w:spacing w:val="-1"/>
                        </w:rPr>
                        <w:t>.</w:t>
                      </w:r>
                    </w:p>
                    <w:p w14:paraId="084516E2" w14:textId="77777777" w:rsidR="00BD1AD0" w:rsidRPr="00467DDA" w:rsidRDefault="00BD1AD0" w:rsidP="00BD1AD0">
                      <w:pPr>
                        <w:shd w:val="clear" w:color="auto" w:fill="FFFFFF"/>
                        <w:bidi w:val="0"/>
                        <w:spacing w:after="0" w:line="240" w:lineRule="auto"/>
                        <w:rPr>
                          <w:rFonts w:eastAsia="Times New Roman" w:cstheme="minorHAnsi"/>
                        </w:rPr>
                      </w:pPr>
                    </w:p>
                    <w:p w14:paraId="5D8BA06F" w14:textId="77777777" w:rsidR="00BD1AD0" w:rsidRDefault="00BD1AD0" w:rsidP="00BD1AD0">
                      <w:pPr>
                        <w:shd w:val="clear" w:color="auto" w:fill="FFFFFF"/>
                        <w:bidi w:val="0"/>
                        <w:spacing w:after="0" w:line="240" w:lineRule="auto"/>
                        <w:rPr>
                          <w:rFonts w:eastAsia="Times New Roman" w:cstheme="minorHAnsi"/>
                        </w:rPr>
                      </w:pPr>
                    </w:p>
                    <w:p w14:paraId="5096B557" w14:textId="77777777" w:rsidR="00BD1AD0" w:rsidRPr="00BD1AD0" w:rsidRDefault="00BD1AD0" w:rsidP="00BD1AD0">
                      <w:pPr>
                        <w:jc w:val="right"/>
                      </w:pPr>
                    </w:p>
                  </w:txbxContent>
                </v:textbox>
                <w10:wrap anchorx="margin"/>
              </v:rect>
            </w:pict>
          </mc:Fallback>
        </mc:AlternateContent>
      </w:r>
      <w:r w:rsidR="00467DDA" w:rsidRPr="002A0953">
        <w:rPr>
          <w:rFonts w:eastAsia="Times New Roman" w:cstheme="minorHAnsi"/>
          <w:noProof/>
        </w:rPr>
        <w:drawing>
          <wp:inline distT="0" distB="0" distL="0" distR="0" wp14:anchorId="2CB8C4F6" wp14:editId="18F7876F">
            <wp:extent cx="3802380" cy="1912620"/>
            <wp:effectExtent l="0" t="0" r="762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2380" cy="1912620"/>
                    </a:xfrm>
                    <a:prstGeom prst="rect">
                      <a:avLst/>
                    </a:prstGeom>
                    <a:noFill/>
                    <a:ln>
                      <a:noFill/>
                    </a:ln>
                  </pic:spPr>
                </pic:pic>
              </a:graphicData>
            </a:graphic>
          </wp:inline>
        </w:drawing>
      </w:r>
    </w:p>
    <w:p w14:paraId="4C588372" w14:textId="59038745" w:rsidR="00467DDA" w:rsidRPr="002A0953" w:rsidRDefault="00467DDA" w:rsidP="008775BB">
      <w:pPr>
        <w:shd w:val="clear" w:color="auto" w:fill="FFFFFF"/>
        <w:bidi w:val="0"/>
        <w:spacing w:before="100" w:beforeAutospacing="1" w:after="100" w:afterAutospacing="1" w:line="360" w:lineRule="atLeast"/>
        <w:outlineLvl w:val="1"/>
        <w:rPr>
          <w:rFonts w:eastAsia="Times New Roman" w:cstheme="minorHAnsi"/>
          <w:b/>
          <w:bCs/>
          <w:color w:val="292929"/>
        </w:rPr>
      </w:pPr>
    </w:p>
    <w:p w14:paraId="276A50A3" w14:textId="77777777" w:rsidR="003B0E3E" w:rsidRDefault="003B0E3E" w:rsidP="008775BB">
      <w:pPr>
        <w:shd w:val="clear" w:color="auto" w:fill="FFFFFF"/>
        <w:bidi w:val="0"/>
        <w:spacing w:before="100" w:beforeAutospacing="1" w:after="100" w:afterAutospacing="1" w:line="360" w:lineRule="atLeast"/>
        <w:outlineLvl w:val="1"/>
        <w:rPr>
          <w:rFonts w:eastAsia="Times New Roman" w:cstheme="minorHAnsi"/>
          <w:b/>
          <w:bCs/>
          <w:color w:val="292929"/>
        </w:rPr>
      </w:pPr>
    </w:p>
    <w:p w14:paraId="0A470515" w14:textId="6C558208" w:rsidR="00467DDA" w:rsidRPr="00467DDA" w:rsidRDefault="00BD1AD0" w:rsidP="003B0E3E">
      <w:pPr>
        <w:shd w:val="clear" w:color="auto" w:fill="FFFFFF"/>
        <w:bidi w:val="0"/>
        <w:spacing w:before="100" w:beforeAutospacing="1" w:after="100" w:afterAutospacing="1" w:line="360" w:lineRule="atLeast"/>
        <w:outlineLvl w:val="1"/>
        <w:rPr>
          <w:rFonts w:eastAsia="Times New Roman" w:cstheme="minorHAnsi"/>
          <w:b/>
          <w:bCs/>
          <w:color w:val="292929"/>
        </w:rPr>
      </w:pPr>
      <w:r>
        <w:rPr>
          <w:rFonts w:eastAsia="Times New Roman" w:cstheme="minorHAnsi"/>
          <w:b/>
          <w:bCs/>
          <w:color w:val="292929"/>
        </w:rPr>
        <w:t>4.4.2</w:t>
      </w:r>
      <w:r w:rsidR="001A4D46">
        <w:rPr>
          <w:rFonts w:eastAsia="Times New Roman" w:cstheme="minorHAnsi"/>
          <w:b/>
          <w:bCs/>
          <w:color w:val="292929"/>
        </w:rPr>
        <w:t xml:space="preserve"> </w:t>
      </w:r>
      <w:r w:rsidR="00467DDA" w:rsidRPr="00467DDA">
        <w:rPr>
          <w:rFonts w:eastAsia="Times New Roman" w:cstheme="minorHAnsi"/>
          <w:b/>
          <w:bCs/>
          <w:color w:val="292929"/>
        </w:rPr>
        <w:t>Generator</w:t>
      </w:r>
    </w:p>
    <w:p w14:paraId="619AB258" w14:textId="77777777" w:rsidR="00467DDA" w:rsidRPr="00467DDA" w:rsidRDefault="00467DDA" w:rsidP="008775BB">
      <w:pPr>
        <w:shd w:val="clear" w:color="auto" w:fill="FFFFFF"/>
        <w:bidi w:val="0"/>
        <w:spacing w:before="100" w:beforeAutospacing="1" w:after="100" w:afterAutospacing="1" w:line="480" w:lineRule="atLeast"/>
        <w:rPr>
          <w:rFonts w:eastAsia="Times New Roman" w:cstheme="minorHAnsi"/>
          <w:color w:val="292929"/>
          <w:spacing w:val="-1"/>
        </w:rPr>
      </w:pPr>
      <w:r w:rsidRPr="00467DDA">
        <w:rPr>
          <w:rFonts w:eastAsia="Times New Roman" w:cstheme="minorHAnsi"/>
          <w:color w:val="292929"/>
          <w:spacing w:val="-1"/>
        </w:rPr>
        <w:t>The generator receives a bubble diagram as input and outputs a graph of room segmentation masks. A schematic overview is given in the figure below.</w:t>
      </w:r>
    </w:p>
    <w:p w14:paraId="2D999409" w14:textId="7C1AD8DA" w:rsidR="00BD1AD0" w:rsidRDefault="003B0E3E" w:rsidP="003B0E3E">
      <w:pPr>
        <w:shd w:val="clear" w:color="auto" w:fill="FFFFFF"/>
        <w:bidi w:val="0"/>
        <w:spacing w:before="100" w:beforeAutospacing="1" w:after="100" w:afterAutospacing="1" w:line="240" w:lineRule="auto"/>
        <w:jc w:val="center"/>
        <w:rPr>
          <w:rFonts w:eastAsia="Times New Roman" w:cstheme="minorHAnsi"/>
        </w:rPr>
      </w:pPr>
      <w:r>
        <w:rPr>
          <w:rFonts w:cs="Calibri"/>
          <w:noProof/>
          <w:rtl/>
          <w:lang w:val="he-IL"/>
        </w:rPr>
        <w:lastRenderedPageBreak/>
        <mc:AlternateContent>
          <mc:Choice Requires="wps">
            <w:drawing>
              <wp:anchor distT="0" distB="0" distL="114300" distR="114300" simplePos="0" relativeHeight="251667968" behindDoc="0" locked="0" layoutInCell="1" allowOverlap="1" wp14:anchorId="66CD0445" wp14:editId="66E4A78B">
                <wp:simplePos x="0" y="0"/>
                <wp:positionH relativeFrom="margin">
                  <wp:posOffset>1740535</wp:posOffset>
                </wp:positionH>
                <wp:positionV relativeFrom="paragraph">
                  <wp:posOffset>2667000</wp:posOffset>
                </wp:positionV>
                <wp:extent cx="1501140" cy="269875"/>
                <wp:effectExtent l="0" t="0" r="22860" b="15875"/>
                <wp:wrapNone/>
                <wp:docPr id="50" name="Rectangle 24"/>
                <wp:cNvGraphicFramePr/>
                <a:graphic xmlns:a="http://schemas.openxmlformats.org/drawingml/2006/main">
                  <a:graphicData uri="http://schemas.microsoft.com/office/word/2010/wordprocessingShape">
                    <wps:wsp>
                      <wps:cNvSpPr/>
                      <wps:spPr>
                        <a:xfrm>
                          <a:off x="0" y="0"/>
                          <a:ext cx="1501140" cy="269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FE86C1" w14:textId="23A56D10" w:rsidR="00BD1AD0" w:rsidRDefault="00BD1AD0" w:rsidP="00BD1AD0">
                            <w:pPr>
                              <w:shd w:val="clear" w:color="auto" w:fill="FFFFFF"/>
                              <w:bidi w:val="0"/>
                              <w:spacing w:after="0" w:line="240" w:lineRule="auto"/>
                              <w:rPr>
                                <w:rFonts w:eastAsia="Times New Roman" w:cstheme="minorHAnsi"/>
                              </w:rPr>
                            </w:pPr>
                            <w:r>
                              <w:t>Fig.22</w:t>
                            </w:r>
                            <w:r w:rsidRPr="00467DDA">
                              <w:rPr>
                                <w:rFonts w:eastAsia="Times New Roman" w:cstheme="minorHAnsi"/>
                              </w:rPr>
                              <w:t xml:space="preserve"> </w:t>
                            </w:r>
                            <w:r>
                              <w:rPr>
                                <w:rFonts w:eastAsia="Times New Roman" w:cstheme="minorHAnsi"/>
                              </w:rPr>
                              <w:t>Generator</w:t>
                            </w:r>
                          </w:p>
                          <w:p w14:paraId="358497D8" w14:textId="77777777" w:rsidR="00BD1AD0" w:rsidRPr="00BD1AD0" w:rsidRDefault="00BD1AD0" w:rsidP="00BD1AD0">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D0445" id="_x0000_s1047" style="position:absolute;left:0;text-align:left;margin-left:137.05pt;margin-top:210pt;width:118.2pt;height:21.2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" fillcolor="white [3201]" strokecolor="#70ad47 [3209]" strokeweight="1pt">
                <v:textbox>
                  <w:txbxContent>
                    <w:p w14:paraId="6EFE86C1" w14:textId="23A56D10" w:rsidR="00BD1AD0" w:rsidRDefault="00BD1AD0" w:rsidP="00BD1AD0">
                      <w:pPr>
                        <w:shd w:val="clear" w:color="auto" w:fill="FFFFFF"/>
                        <w:bidi w:val="0"/>
                        <w:spacing w:after="0" w:line="240" w:lineRule="auto"/>
                        <w:rPr>
                          <w:rFonts w:eastAsia="Times New Roman" w:cstheme="minorHAnsi"/>
                        </w:rPr>
                      </w:pPr>
                      <w:r>
                        <w:t>Fig.22</w:t>
                      </w:r>
                      <w:r w:rsidRPr="00467DDA">
                        <w:rPr>
                          <w:rFonts w:eastAsia="Times New Roman" w:cstheme="minorHAnsi"/>
                        </w:rPr>
                        <w:t xml:space="preserve"> </w:t>
                      </w:r>
                      <w:r>
                        <w:rPr>
                          <w:rFonts w:eastAsia="Times New Roman" w:cstheme="minorHAnsi"/>
                        </w:rPr>
                        <w:t>Generator</w:t>
                      </w:r>
                    </w:p>
                    <w:p w14:paraId="358497D8" w14:textId="77777777" w:rsidR="00BD1AD0" w:rsidRPr="00BD1AD0" w:rsidRDefault="00BD1AD0" w:rsidP="00BD1AD0">
                      <w:pPr>
                        <w:jc w:val="right"/>
                      </w:pPr>
                    </w:p>
                  </w:txbxContent>
                </v:textbox>
                <w10:wrap anchorx="margin"/>
              </v:rect>
            </w:pict>
          </mc:Fallback>
        </mc:AlternateContent>
      </w:r>
      <w:r w:rsidR="00467DDA" w:rsidRPr="002A0953">
        <w:rPr>
          <w:rFonts w:eastAsia="Times New Roman" w:cstheme="minorHAnsi"/>
          <w:noProof/>
        </w:rPr>
        <w:drawing>
          <wp:inline distT="0" distB="0" distL="0" distR="0" wp14:anchorId="4768CD9C" wp14:editId="5BD4BCFE">
            <wp:extent cx="5274310" cy="276606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766060"/>
                    </a:xfrm>
                    <a:prstGeom prst="rect">
                      <a:avLst/>
                    </a:prstGeom>
                    <a:noFill/>
                    <a:ln>
                      <a:noFill/>
                    </a:ln>
                  </pic:spPr>
                </pic:pic>
              </a:graphicData>
            </a:graphic>
          </wp:inline>
        </w:drawing>
      </w:r>
    </w:p>
    <w:p w14:paraId="5FC00EB3" w14:textId="77777777" w:rsidR="00BD1AD0" w:rsidRDefault="00BD1AD0" w:rsidP="00B952C1">
      <w:pPr>
        <w:shd w:val="clear" w:color="auto" w:fill="FFFFFF"/>
        <w:bidi w:val="0"/>
        <w:spacing w:before="100" w:beforeAutospacing="1" w:after="100" w:afterAutospacing="1" w:line="240" w:lineRule="auto"/>
        <w:rPr>
          <w:rFonts w:eastAsia="Times New Roman" w:cstheme="minorHAnsi"/>
          <w:color w:val="292929"/>
          <w:spacing w:val="-1"/>
        </w:rPr>
      </w:pPr>
    </w:p>
    <w:p w14:paraId="47E71D4F" w14:textId="159B2659" w:rsidR="00BD1AD0" w:rsidRDefault="00BD1AD0" w:rsidP="00B952C1">
      <w:pPr>
        <w:shd w:val="clear" w:color="auto" w:fill="FFFFFF"/>
        <w:bidi w:val="0"/>
        <w:spacing w:before="100" w:beforeAutospacing="1" w:after="100" w:afterAutospacing="1" w:line="240" w:lineRule="auto"/>
        <w:rPr>
          <w:rFonts w:eastAsia="Times New Roman" w:cstheme="minorHAnsi"/>
          <w:color w:val="292929"/>
          <w:spacing w:val="-1"/>
        </w:rPr>
      </w:pPr>
    </w:p>
    <w:p w14:paraId="563A87BE" w14:textId="1B87B44C" w:rsidR="00BD1AD0" w:rsidRDefault="00BD1AD0" w:rsidP="00B952C1">
      <w:pPr>
        <w:shd w:val="clear" w:color="auto" w:fill="FFFFFF"/>
        <w:bidi w:val="0"/>
        <w:spacing w:before="100" w:beforeAutospacing="1" w:after="100" w:afterAutospacing="1" w:line="240" w:lineRule="auto"/>
        <w:rPr>
          <w:rFonts w:eastAsia="Times New Roman" w:cstheme="minorHAnsi"/>
          <w:color w:val="292929"/>
          <w:spacing w:val="-1"/>
        </w:rPr>
      </w:pPr>
    </w:p>
    <w:p w14:paraId="3EC7CFC6" w14:textId="77777777" w:rsidR="00BD1AD0" w:rsidRDefault="00BD1AD0" w:rsidP="00F662C3">
      <w:pPr>
        <w:shd w:val="clear" w:color="auto" w:fill="FFFFFF"/>
        <w:bidi w:val="0"/>
        <w:spacing w:before="100" w:beforeAutospacing="1" w:after="100" w:afterAutospacing="1" w:line="240" w:lineRule="auto"/>
        <w:rPr>
          <w:rFonts w:eastAsia="Times New Roman" w:cstheme="minorHAnsi"/>
          <w:color w:val="292929"/>
          <w:spacing w:val="-1"/>
        </w:rPr>
      </w:pPr>
    </w:p>
    <w:p w14:paraId="0B22F751" w14:textId="77777777" w:rsidR="00BD1AD0" w:rsidRDefault="00BD1AD0" w:rsidP="00F662C3">
      <w:pPr>
        <w:shd w:val="clear" w:color="auto" w:fill="FFFFFF"/>
        <w:bidi w:val="0"/>
        <w:spacing w:before="100" w:beforeAutospacing="1" w:after="100" w:afterAutospacing="1" w:line="240" w:lineRule="auto"/>
        <w:rPr>
          <w:rFonts w:eastAsia="Times New Roman" w:cstheme="minorHAnsi"/>
          <w:color w:val="292929"/>
          <w:spacing w:val="-1"/>
        </w:rPr>
      </w:pPr>
    </w:p>
    <w:p w14:paraId="7B408B0B" w14:textId="1C1E6B47" w:rsidR="00467DDA" w:rsidRPr="00BD1AD0" w:rsidRDefault="00467DDA" w:rsidP="00F662C3">
      <w:pPr>
        <w:shd w:val="clear" w:color="auto" w:fill="FFFFFF"/>
        <w:bidi w:val="0"/>
        <w:spacing w:before="100" w:beforeAutospacing="1" w:after="100" w:afterAutospacing="1" w:line="240" w:lineRule="auto"/>
        <w:rPr>
          <w:rFonts w:eastAsia="Times New Roman" w:cstheme="minorHAnsi"/>
        </w:rPr>
      </w:pPr>
      <w:r w:rsidRPr="00467DDA">
        <w:rPr>
          <w:rFonts w:eastAsia="Times New Roman" w:cstheme="minorHAnsi"/>
          <w:color w:val="292929"/>
          <w:spacing w:val="-1"/>
        </w:rPr>
        <w:t>The process star</w:t>
      </w:r>
      <w:r w:rsidR="00C57491">
        <w:rPr>
          <w:rFonts w:eastAsia="Times New Roman" w:cstheme="minorHAnsi"/>
          <w:color w:val="292929"/>
          <w:spacing w:val="-1"/>
        </w:rPr>
        <w:t>t</w:t>
      </w:r>
      <w:r w:rsidRPr="00467DDA">
        <w:rPr>
          <w:rFonts w:eastAsia="Times New Roman" w:cstheme="minorHAnsi"/>
          <w:color w:val="292929"/>
          <w:spacing w:val="-1"/>
        </w:rPr>
        <w:t xml:space="preserve">s with a 138-d vector for every room (i.e. node). The first 128 entries of this vector are random noise sampled from a normal distribution and the last 10 entries represent the room type (one-hot encoded). A linear reshape is done to expanding this vector into a (8x8x16) feature volume. On this feature volume we apply upsampling and a ConvMPN module twice, which results in a (32x32x16) feature volume. As a last step a </w:t>
      </w:r>
      <w:r w:rsidR="00260BD8" w:rsidRPr="00467DDA">
        <w:rPr>
          <w:rFonts w:eastAsia="Times New Roman" w:cstheme="minorHAnsi"/>
          <w:color w:val="292929"/>
          <w:spacing w:val="-1"/>
        </w:rPr>
        <w:t>3-layer</w:t>
      </w:r>
      <w:r w:rsidRPr="00467DDA">
        <w:rPr>
          <w:rFonts w:eastAsia="Times New Roman" w:cstheme="minorHAnsi"/>
          <w:color w:val="292929"/>
          <w:spacing w:val="-1"/>
        </w:rPr>
        <w:t xml:space="preserve"> CNN converts this feature volume in the desired (32x32x1) segmentation mask.</w:t>
      </w:r>
    </w:p>
    <w:p w14:paraId="552BC20D" w14:textId="77777777" w:rsidR="00DD6656" w:rsidRDefault="00DD6656" w:rsidP="008775BB">
      <w:pPr>
        <w:shd w:val="clear" w:color="auto" w:fill="FFFFFF"/>
        <w:bidi w:val="0"/>
        <w:spacing w:before="100" w:beforeAutospacing="1" w:after="100" w:afterAutospacing="1" w:line="360" w:lineRule="atLeast"/>
        <w:outlineLvl w:val="1"/>
        <w:rPr>
          <w:rFonts w:eastAsia="Times New Roman" w:cstheme="minorHAnsi"/>
          <w:b/>
          <w:bCs/>
          <w:color w:val="292929"/>
        </w:rPr>
      </w:pPr>
    </w:p>
    <w:p w14:paraId="76231C6E" w14:textId="39FB1BEC" w:rsidR="00467DDA" w:rsidRPr="009E1EFE" w:rsidRDefault="00DD6656" w:rsidP="008775BB">
      <w:pPr>
        <w:pStyle w:val="ab"/>
        <w:bidi w:val="0"/>
        <w:spacing w:before="100" w:beforeAutospacing="1" w:after="100" w:afterAutospacing="1"/>
        <w:rPr>
          <w:rFonts w:eastAsia="Times New Roman"/>
          <w:b/>
          <w:bCs/>
          <w:color w:val="000000" w:themeColor="text1"/>
        </w:rPr>
      </w:pPr>
      <w:bookmarkStart w:id="67" w:name="_Toc138549786"/>
      <w:r w:rsidRPr="009E1EFE">
        <w:rPr>
          <w:rFonts w:eastAsia="Times New Roman"/>
          <w:b/>
          <w:bCs/>
          <w:color w:val="000000" w:themeColor="text1"/>
        </w:rPr>
        <w:t>4.4.3</w:t>
      </w:r>
      <w:r w:rsidR="00097B70" w:rsidRPr="009E1EFE">
        <w:rPr>
          <w:rFonts w:eastAsia="Times New Roman"/>
          <w:b/>
          <w:bCs/>
          <w:color w:val="000000" w:themeColor="text1"/>
        </w:rPr>
        <w:t xml:space="preserve"> </w:t>
      </w:r>
      <w:r w:rsidR="00467DDA" w:rsidRPr="009E1EFE">
        <w:rPr>
          <w:rFonts w:eastAsia="Times New Roman"/>
          <w:b/>
          <w:bCs/>
          <w:color w:val="000000" w:themeColor="text1"/>
        </w:rPr>
        <w:t>Discriminator</w:t>
      </w:r>
      <w:bookmarkEnd w:id="67"/>
    </w:p>
    <w:p w14:paraId="63C7C386" w14:textId="562E87F3" w:rsidR="00467DDA" w:rsidRPr="00467DDA" w:rsidRDefault="00467DDA" w:rsidP="008775BB">
      <w:pPr>
        <w:shd w:val="clear" w:color="auto" w:fill="FFFFFF"/>
        <w:bidi w:val="0"/>
        <w:spacing w:before="100" w:beforeAutospacing="1" w:after="100" w:afterAutospacing="1" w:line="480" w:lineRule="atLeast"/>
        <w:rPr>
          <w:rFonts w:eastAsia="Times New Roman" w:cstheme="minorHAnsi"/>
          <w:color w:val="292929"/>
          <w:spacing w:val="-1"/>
        </w:rPr>
      </w:pPr>
      <w:r w:rsidRPr="00467DDA">
        <w:rPr>
          <w:rFonts w:eastAsia="Times New Roman" w:cstheme="minorHAnsi"/>
          <w:color w:val="292929"/>
          <w:spacing w:val="-1"/>
        </w:rPr>
        <w:t xml:space="preserve">The input for the discriminator is the same as the output of the generator, a graph of room segmentation masks. To embed room type information to this segmentation mask a one-hot encoded </w:t>
      </w:r>
      <w:r w:rsidR="00DD6656" w:rsidRPr="00467DDA">
        <w:rPr>
          <w:rFonts w:eastAsia="Times New Roman" w:cstheme="minorHAnsi"/>
          <w:color w:val="292929"/>
          <w:spacing w:val="-1"/>
        </w:rPr>
        <w:t>room type</w:t>
      </w:r>
      <w:r w:rsidRPr="00467DDA">
        <w:rPr>
          <w:rFonts w:eastAsia="Times New Roman" w:cstheme="minorHAnsi"/>
          <w:color w:val="292929"/>
          <w:spacing w:val="-1"/>
        </w:rPr>
        <w:t xml:space="preserve"> vector is passed through a linear layer, reshaped to (32x32x8) and then concatenated with the segmentation mask. Next a CNN with three layers is applied, which outputs a (32x32x16) feature. After this a downsample and ConvMPN module is applied twice. These two steps can be seen as a reversed version of the upsampling and ConvMPN module in the generator. </w:t>
      </w:r>
      <w:r w:rsidR="00CC798F" w:rsidRPr="00467DDA">
        <w:rPr>
          <w:rFonts w:eastAsia="Times New Roman" w:cstheme="minorHAnsi"/>
          <w:color w:val="292929"/>
          <w:spacing w:val="-1"/>
        </w:rPr>
        <w:t>Lastly,</w:t>
      </w:r>
      <w:r w:rsidR="00CC798F">
        <w:rPr>
          <w:rFonts w:eastAsia="Times New Roman" w:cstheme="minorHAnsi"/>
          <w:color w:val="292929"/>
          <w:spacing w:val="-1"/>
        </w:rPr>
        <w:t xml:space="preserve"> </w:t>
      </w:r>
      <w:r w:rsidRPr="00467DDA">
        <w:rPr>
          <w:rFonts w:eastAsia="Times New Roman" w:cstheme="minorHAnsi"/>
          <w:color w:val="292929"/>
          <w:spacing w:val="-1"/>
        </w:rPr>
        <w:t>a three layer CNN</w:t>
      </w:r>
      <w:r w:rsidR="00CC798F">
        <w:rPr>
          <w:rFonts w:eastAsia="Times New Roman" w:cstheme="minorHAnsi"/>
          <w:color w:val="292929"/>
          <w:spacing w:val="-1"/>
        </w:rPr>
        <w:t xml:space="preserve"> is applied</w:t>
      </w:r>
      <w:r w:rsidRPr="00467DDA">
        <w:rPr>
          <w:rFonts w:eastAsia="Times New Roman" w:cstheme="minorHAnsi"/>
          <w:color w:val="292929"/>
          <w:spacing w:val="-1"/>
        </w:rPr>
        <w:t xml:space="preserve"> again to end up with a 128d </w:t>
      </w:r>
      <w:r w:rsidRPr="00467DDA">
        <w:rPr>
          <w:rFonts w:eastAsia="Times New Roman" w:cstheme="minorHAnsi"/>
          <w:color w:val="292929"/>
          <w:spacing w:val="-1"/>
        </w:rPr>
        <w:lastRenderedPageBreak/>
        <w:t>vector.</w:t>
      </w:r>
      <w:r w:rsidR="00DD6656">
        <w:rPr>
          <w:rFonts w:eastAsia="Times New Roman" w:cstheme="minorHAnsi"/>
          <w:color w:val="292929"/>
          <w:spacing w:val="-1"/>
        </w:rPr>
        <w:t xml:space="preserve"> </w:t>
      </w:r>
      <w:r w:rsidR="00FC6666">
        <w:rPr>
          <w:rFonts w:eastAsia="Times New Roman" w:cstheme="minorHAnsi"/>
          <w:color w:val="292929"/>
          <w:spacing w:val="-1"/>
        </w:rPr>
        <w:t>The result is</w:t>
      </w:r>
      <w:r w:rsidRPr="00467DDA">
        <w:rPr>
          <w:rFonts w:eastAsia="Times New Roman" w:cstheme="minorHAnsi"/>
          <w:color w:val="292929"/>
          <w:spacing w:val="-1"/>
        </w:rPr>
        <w:t xml:space="preserve"> a vector for every room we sum-pool over all of them and pass the result through a single linear layer. This layer outputs a scalar, classifying real floorplans from fake ones.</w:t>
      </w:r>
    </w:p>
    <w:p w14:paraId="01A4D987" w14:textId="4703434D" w:rsidR="00467DDA" w:rsidRPr="00467DDA" w:rsidRDefault="003B0E3E" w:rsidP="003B0E3E">
      <w:pPr>
        <w:shd w:val="clear" w:color="auto" w:fill="FFFFFF"/>
        <w:bidi w:val="0"/>
        <w:spacing w:before="100" w:beforeAutospacing="1" w:after="100" w:afterAutospacing="1" w:line="240" w:lineRule="auto"/>
        <w:jc w:val="center"/>
        <w:rPr>
          <w:rFonts w:eastAsia="Times New Roman" w:cstheme="minorHAnsi"/>
        </w:rPr>
      </w:pPr>
      <w:r>
        <w:rPr>
          <w:rFonts w:cs="Calibri"/>
          <w:noProof/>
          <w:rtl/>
          <w:lang w:val="he-IL"/>
        </w:rPr>
        <mc:AlternateContent>
          <mc:Choice Requires="wps">
            <w:drawing>
              <wp:anchor distT="0" distB="0" distL="114300" distR="114300" simplePos="0" relativeHeight="251668992" behindDoc="0" locked="0" layoutInCell="1" allowOverlap="1" wp14:anchorId="3E0CFEF1" wp14:editId="2A50A727">
                <wp:simplePos x="0" y="0"/>
                <wp:positionH relativeFrom="margin">
                  <wp:posOffset>1839595</wp:posOffset>
                </wp:positionH>
                <wp:positionV relativeFrom="paragraph">
                  <wp:posOffset>3586480</wp:posOffset>
                </wp:positionV>
                <wp:extent cx="1699260" cy="388620"/>
                <wp:effectExtent l="0" t="0" r="15240" b="11430"/>
                <wp:wrapNone/>
                <wp:docPr id="51" name="Rectangle 24"/>
                <wp:cNvGraphicFramePr/>
                <a:graphic xmlns:a="http://schemas.openxmlformats.org/drawingml/2006/main">
                  <a:graphicData uri="http://schemas.microsoft.com/office/word/2010/wordprocessingShape">
                    <wps:wsp>
                      <wps:cNvSpPr/>
                      <wps:spPr>
                        <a:xfrm>
                          <a:off x="0" y="0"/>
                          <a:ext cx="1699260" cy="3886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907CC2" w14:textId="6F4C3E6E" w:rsidR="00BD1AD0" w:rsidRPr="00BD1AD0" w:rsidRDefault="00BD1AD0" w:rsidP="00BD1AD0">
                            <w:pPr>
                              <w:shd w:val="clear" w:color="auto" w:fill="FFFFFF"/>
                              <w:bidi w:val="0"/>
                              <w:spacing w:after="0" w:line="240" w:lineRule="auto"/>
                            </w:pPr>
                            <w:r>
                              <w:t>Fig.23</w:t>
                            </w:r>
                            <w:r w:rsidRPr="00467DDA">
                              <w:rPr>
                                <w:rFonts w:eastAsia="Times New Roman" w:cstheme="minorHAnsi"/>
                              </w:rPr>
                              <w:t xml:space="preserve"> </w:t>
                            </w:r>
                            <w:r>
                              <w:rPr>
                                <w:rFonts w:eastAsia="Times New Roman" w:cstheme="minorHAnsi"/>
                              </w:rPr>
                              <w:t>Discriminator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CFEF1" id="_x0000_s1048" style="position:absolute;left:0;text-align:left;margin-left:144.85pt;margin-top:282.4pt;width:133.8pt;height:30.6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" fillcolor="white [3201]" strokecolor="#70ad47 [3209]" strokeweight="1pt">
                <v:textbox>
                  <w:txbxContent>
                    <w:p w14:paraId="21907CC2" w14:textId="6F4C3E6E" w:rsidR="00BD1AD0" w:rsidRPr="00BD1AD0" w:rsidRDefault="00BD1AD0" w:rsidP="00BD1AD0">
                      <w:pPr>
                        <w:shd w:val="clear" w:color="auto" w:fill="FFFFFF"/>
                        <w:bidi w:val="0"/>
                        <w:spacing w:after="0" w:line="240" w:lineRule="auto"/>
                      </w:pPr>
                      <w:r>
                        <w:t>Fig.23</w:t>
                      </w:r>
                      <w:r w:rsidRPr="00467DDA">
                        <w:rPr>
                          <w:rFonts w:eastAsia="Times New Roman" w:cstheme="minorHAnsi"/>
                        </w:rPr>
                        <w:t xml:space="preserve"> </w:t>
                      </w:r>
                      <w:r>
                        <w:rPr>
                          <w:rFonts w:eastAsia="Times New Roman" w:cstheme="minorHAnsi"/>
                        </w:rPr>
                        <w:t>Discriminator</w:t>
                      </w:r>
                    </w:p>
                  </w:txbxContent>
                </v:textbox>
                <w10:wrap anchorx="margin"/>
              </v:rect>
            </w:pict>
          </mc:Fallback>
        </mc:AlternateContent>
      </w:r>
      <w:r w:rsidR="00467DDA" w:rsidRPr="002A0953">
        <w:rPr>
          <w:rFonts w:eastAsia="Times New Roman" w:cstheme="minorHAnsi"/>
          <w:noProof/>
        </w:rPr>
        <w:drawing>
          <wp:inline distT="0" distB="0" distL="0" distR="0" wp14:anchorId="1AA4B503" wp14:editId="63CFA64A">
            <wp:extent cx="5629848" cy="3649980"/>
            <wp:effectExtent l="0" t="0" r="9525" b="762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32832" cy="3651915"/>
                    </a:xfrm>
                    <a:prstGeom prst="rect">
                      <a:avLst/>
                    </a:prstGeom>
                    <a:noFill/>
                    <a:ln>
                      <a:noFill/>
                    </a:ln>
                  </pic:spPr>
                </pic:pic>
              </a:graphicData>
            </a:graphic>
          </wp:inline>
        </w:drawing>
      </w:r>
    </w:p>
    <w:p w14:paraId="11659BC0" w14:textId="68B37102" w:rsidR="00032D77" w:rsidRDefault="00032D77" w:rsidP="008775BB">
      <w:pPr>
        <w:spacing w:before="100" w:beforeAutospacing="1" w:after="100" w:afterAutospacing="1"/>
        <w:jc w:val="right"/>
        <w:rPr>
          <w:rFonts w:cstheme="minorHAnsi"/>
        </w:rPr>
      </w:pPr>
    </w:p>
    <w:p w14:paraId="582804BD" w14:textId="43893A4F" w:rsidR="007356B5" w:rsidRDefault="007356B5" w:rsidP="008775BB">
      <w:pPr>
        <w:spacing w:before="100" w:beforeAutospacing="1" w:after="100" w:afterAutospacing="1"/>
        <w:jc w:val="right"/>
        <w:rPr>
          <w:rFonts w:cstheme="minorHAnsi"/>
        </w:rPr>
      </w:pPr>
    </w:p>
    <w:p w14:paraId="404A9858" w14:textId="77777777" w:rsidR="00032D77" w:rsidRDefault="00032D77" w:rsidP="008775BB">
      <w:pPr>
        <w:spacing w:before="100" w:beforeAutospacing="1" w:after="100" w:afterAutospacing="1"/>
        <w:jc w:val="right"/>
        <w:rPr>
          <w:rFonts w:cstheme="minorHAnsi"/>
        </w:rPr>
      </w:pPr>
    </w:p>
    <w:p w14:paraId="38617A14" w14:textId="77777777" w:rsidR="00032D77" w:rsidRDefault="00032D77" w:rsidP="00B952C1">
      <w:pPr>
        <w:spacing w:before="100" w:beforeAutospacing="1" w:after="100" w:afterAutospacing="1"/>
        <w:jc w:val="right"/>
        <w:rPr>
          <w:rFonts w:cstheme="minorHAnsi"/>
        </w:rPr>
      </w:pPr>
    </w:p>
    <w:p w14:paraId="41134692" w14:textId="237AC0B9" w:rsidR="008D1929" w:rsidRPr="009E1EFE" w:rsidRDefault="00B85658" w:rsidP="009E1EFE">
      <w:pPr>
        <w:pStyle w:val="2"/>
        <w:rPr>
          <w:rFonts w:asciiTheme="minorHAnsi" w:hAnsiTheme="minorHAnsi" w:cstheme="minorHAnsi"/>
          <w:sz w:val="28"/>
          <w:szCs w:val="28"/>
        </w:rPr>
      </w:pPr>
      <w:bookmarkStart w:id="68" w:name="_Toc138549787"/>
      <w:r w:rsidRPr="009E1EFE">
        <w:rPr>
          <w:rFonts w:asciiTheme="minorHAnsi" w:hAnsiTheme="minorHAnsi" w:cstheme="minorHAnsi"/>
          <w:sz w:val="28"/>
          <w:szCs w:val="28"/>
        </w:rPr>
        <w:t>5</w:t>
      </w:r>
      <w:r w:rsidR="008D1929" w:rsidRPr="009E1EFE">
        <w:rPr>
          <w:rFonts w:asciiTheme="minorHAnsi" w:hAnsiTheme="minorHAnsi" w:cstheme="minorHAnsi"/>
          <w:sz w:val="28"/>
          <w:szCs w:val="28"/>
        </w:rPr>
        <w:t xml:space="preserve">. </w:t>
      </w:r>
      <w:r w:rsidRPr="009E1EFE">
        <w:rPr>
          <w:rFonts w:asciiTheme="minorHAnsi" w:hAnsiTheme="minorHAnsi" w:cstheme="minorHAnsi"/>
          <w:sz w:val="28"/>
          <w:szCs w:val="28"/>
        </w:rPr>
        <w:t>Expected Achievements</w:t>
      </w:r>
      <w:bookmarkEnd w:id="68"/>
    </w:p>
    <w:p w14:paraId="348AF2DE" w14:textId="354E771F" w:rsidR="0096486A" w:rsidRPr="0096486A" w:rsidRDefault="0096486A" w:rsidP="17B44DA1">
      <w:pPr>
        <w:shd w:val="clear" w:color="auto" w:fill="FFFFFF" w:themeFill="background1"/>
        <w:bidi w:val="0"/>
        <w:spacing w:before="100" w:beforeAutospacing="1" w:after="100" w:afterAutospacing="1" w:line="480" w:lineRule="atLeast"/>
      </w:pPr>
      <w:r w:rsidRPr="17B44DA1">
        <w:t xml:space="preserve">The </w:t>
      </w:r>
      <w:r w:rsidR="003E1565" w:rsidRPr="17B44DA1">
        <w:t xml:space="preserve">project </w:t>
      </w:r>
      <w:r w:rsidR="005C0104" w:rsidRPr="17B44DA1">
        <w:t>provides</w:t>
      </w:r>
      <w:r w:rsidRPr="17B44DA1">
        <w:t xml:space="preserve"> a method for converting architectural constraints to graphs and generating a collection of axis-aligned bounding boxes of rooms, which are then translated to floorplans.</w:t>
      </w:r>
    </w:p>
    <w:p w14:paraId="183832C4" w14:textId="77777777" w:rsidR="006953EC" w:rsidRDefault="006953EC" w:rsidP="00E73725">
      <w:pPr>
        <w:shd w:val="clear" w:color="auto" w:fill="FFFFFF"/>
        <w:bidi w:val="0"/>
        <w:spacing w:before="100" w:beforeAutospacing="1" w:after="100" w:afterAutospacing="1" w:line="480" w:lineRule="atLeast"/>
        <w:rPr>
          <w:rFonts w:cstheme="minorHAnsi"/>
        </w:rPr>
      </w:pPr>
      <w:r w:rsidRPr="006953EC">
        <w:rPr>
          <w:rFonts w:cstheme="minorHAnsi"/>
        </w:rPr>
        <w:t>The algorithm eliminates the need for the architect's time-consuming and costly iterative process with the customer.</w:t>
      </w:r>
    </w:p>
    <w:p w14:paraId="357887B5" w14:textId="00C992D5" w:rsidR="0096486A" w:rsidRPr="0096486A" w:rsidRDefault="00D851F8" w:rsidP="00E73725">
      <w:pPr>
        <w:shd w:val="clear" w:color="auto" w:fill="FFFFFF"/>
        <w:bidi w:val="0"/>
        <w:spacing w:before="100" w:beforeAutospacing="1" w:after="100" w:afterAutospacing="1" w:line="480" w:lineRule="atLeast"/>
        <w:rPr>
          <w:rFonts w:cstheme="minorHAnsi"/>
        </w:rPr>
      </w:pPr>
      <w:r>
        <w:rPr>
          <w:rFonts w:cstheme="minorHAnsi"/>
        </w:rPr>
        <w:lastRenderedPageBreak/>
        <w:t>One</w:t>
      </w:r>
      <w:r w:rsidR="0096486A" w:rsidRPr="0096486A">
        <w:rPr>
          <w:rFonts w:cstheme="minorHAnsi"/>
        </w:rPr>
        <w:t xml:space="preserve"> may expect the algorithm to be able to process a broad collection of realistic house layouts within the bubble diagram constraint, which will be transformed into a </w:t>
      </w:r>
      <w:r w:rsidR="00307171">
        <w:rPr>
          <w:rFonts w:cstheme="minorHAnsi"/>
        </w:rPr>
        <w:t>realistic</w:t>
      </w:r>
      <w:r w:rsidR="0096486A" w:rsidRPr="0096486A">
        <w:rPr>
          <w:rFonts w:cstheme="minorHAnsi"/>
        </w:rPr>
        <w:t xml:space="preserve"> floorplan by the architect.</w:t>
      </w:r>
    </w:p>
    <w:p w14:paraId="6BFAEFC3" w14:textId="77777777" w:rsidR="0096486A" w:rsidRPr="0096486A" w:rsidRDefault="0096486A" w:rsidP="00E73725">
      <w:pPr>
        <w:shd w:val="clear" w:color="auto" w:fill="FFFFFF"/>
        <w:bidi w:val="0"/>
        <w:spacing w:before="100" w:beforeAutospacing="1" w:after="100" w:afterAutospacing="1" w:line="480" w:lineRule="atLeast"/>
        <w:rPr>
          <w:rFonts w:cstheme="minorHAnsi"/>
          <w:rtl/>
        </w:rPr>
      </w:pPr>
    </w:p>
    <w:p w14:paraId="12915BA8" w14:textId="122EB170" w:rsidR="00F80637" w:rsidRDefault="00CA348E" w:rsidP="00E73725">
      <w:pPr>
        <w:shd w:val="clear" w:color="auto" w:fill="FFFFFF"/>
        <w:bidi w:val="0"/>
        <w:spacing w:before="100" w:beforeAutospacing="1" w:after="100" w:afterAutospacing="1" w:line="480" w:lineRule="atLeast"/>
        <w:rPr>
          <w:rFonts w:cstheme="minorHAnsi"/>
        </w:rPr>
      </w:pPr>
      <w:r>
        <w:rPr>
          <w:rFonts w:cstheme="minorHAnsi"/>
        </w:rPr>
        <w:t>T</w:t>
      </w:r>
      <w:r w:rsidR="0096486A" w:rsidRPr="0096486A">
        <w:rPr>
          <w:rFonts w:cstheme="minorHAnsi"/>
        </w:rPr>
        <w:t>he algorithm's performance</w:t>
      </w:r>
      <w:r>
        <w:rPr>
          <w:rFonts w:cstheme="minorHAnsi"/>
        </w:rPr>
        <w:t xml:space="preserve"> will be </w:t>
      </w:r>
      <w:r w:rsidR="00FC529C">
        <w:rPr>
          <w:rFonts w:cstheme="minorHAnsi"/>
        </w:rPr>
        <w:t>assessed</w:t>
      </w:r>
      <w:r w:rsidR="0096486A" w:rsidRPr="0096486A">
        <w:rPr>
          <w:rFonts w:cstheme="minorHAnsi"/>
        </w:rPr>
        <w:t xml:space="preserve"> using realism, variety, and compatibility measures.</w:t>
      </w:r>
    </w:p>
    <w:p w14:paraId="0752C60B" w14:textId="78510998" w:rsidR="00F80637" w:rsidRPr="003F1727" w:rsidRDefault="008B21A1" w:rsidP="008775BB">
      <w:pPr>
        <w:pStyle w:val="2"/>
        <w:rPr>
          <w:rFonts w:asciiTheme="minorHAnsi" w:hAnsiTheme="minorHAnsi" w:cstheme="minorHAnsi"/>
          <w:sz w:val="28"/>
          <w:szCs w:val="28"/>
        </w:rPr>
      </w:pPr>
      <w:bookmarkStart w:id="69" w:name="_Toc138549788"/>
      <w:r w:rsidRPr="003F1727">
        <w:rPr>
          <w:rFonts w:asciiTheme="minorHAnsi" w:hAnsiTheme="minorHAnsi" w:cstheme="minorHAnsi"/>
          <w:sz w:val="28"/>
          <w:szCs w:val="28"/>
        </w:rPr>
        <w:t>6</w:t>
      </w:r>
      <w:r w:rsidR="00F80637" w:rsidRPr="003F1727">
        <w:rPr>
          <w:rFonts w:asciiTheme="minorHAnsi" w:hAnsiTheme="minorHAnsi" w:cstheme="minorHAnsi"/>
          <w:sz w:val="28"/>
          <w:szCs w:val="28"/>
        </w:rPr>
        <w:t xml:space="preserve">. </w:t>
      </w:r>
      <w:r w:rsidRPr="003F1727">
        <w:rPr>
          <w:rFonts w:asciiTheme="minorHAnsi" w:hAnsiTheme="minorHAnsi" w:cstheme="minorHAnsi"/>
          <w:sz w:val="28"/>
          <w:szCs w:val="28"/>
        </w:rPr>
        <w:t>Research Process</w:t>
      </w:r>
      <w:bookmarkEnd w:id="69"/>
    </w:p>
    <w:p w14:paraId="523B3F3F" w14:textId="0A45EA3E" w:rsidR="008B21A1" w:rsidRPr="00AE0F89" w:rsidRDefault="008B21A1" w:rsidP="008775BB">
      <w:pPr>
        <w:pStyle w:val="ab"/>
        <w:bidi w:val="0"/>
        <w:spacing w:before="100" w:beforeAutospacing="1" w:after="100" w:afterAutospacing="1"/>
        <w:rPr>
          <w:b/>
          <w:bCs/>
          <w:color w:val="000000" w:themeColor="text1"/>
          <w:sz w:val="24"/>
          <w:szCs w:val="24"/>
        </w:rPr>
      </w:pPr>
      <w:bookmarkStart w:id="70" w:name="_Toc138549789"/>
      <w:r w:rsidRPr="00AE0F89">
        <w:rPr>
          <w:b/>
          <w:bCs/>
          <w:color w:val="000000" w:themeColor="text1"/>
          <w:sz w:val="24"/>
          <w:szCs w:val="24"/>
        </w:rPr>
        <w:t>6.1 The process</w:t>
      </w:r>
      <w:bookmarkEnd w:id="70"/>
    </w:p>
    <w:p w14:paraId="14E1DCCA" w14:textId="269BA59B" w:rsidR="00D02EFA" w:rsidRDefault="00447920" w:rsidP="17B44DA1">
      <w:pPr>
        <w:shd w:val="clear" w:color="auto" w:fill="FFFFFF" w:themeFill="background1"/>
        <w:bidi w:val="0"/>
        <w:spacing w:before="100" w:beforeAutospacing="1" w:after="100" w:afterAutospacing="1" w:line="480" w:lineRule="atLeast"/>
        <w:rPr>
          <w:rFonts w:eastAsia="Times New Roman"/>
          <w:color w:val="292929"/>
          <w:spacing w:val="-4"/>
          <w:kern w:val="36"/>
        </w:rPr>
      </w:pPr>
      <w:r w:rsidRPr="17B44DA1">
        <w:rPr>
          <w:rFonts w:eastAsia="Times New Roman"/>
          <w:color w:val="292929"/>
          <w:spacing w:val="-4"/>
          <w:kern w:val="36"/>
        </w:rPr>
        <w:t>The</w:t>
      </w:r>
      <w:r w:rsidR="00D02EFA" w:rsidRPr="17B44DA1">
        <w:rPr>
          <w:rFonts w:eastAsia="Times New Roman"/>
          <w:color w:val="292929"/>
          <w:spacing w:val="-4"/>
          <w:kern w:val="36"/>
        </w:rPr>
        <w:t xml:space="preserve"> project is divided into two phases: the first is research, and the second is implementation. </w:t>
      </w:r>
      <w:r w:rsidRPr="17B44DA1">
        <w:rPr>
          <w:rFonts w:eastAsia="Times New Roman"/>
          <w:color w:val="292929"/>
          <w:spacing w:val="-4"/>
          <w:kern w:val="36"/>
        </w:rPr>
        <w:t>The</w:t>
      </w:r>
      <w:r w:rsidR="00D02EFA" w:rsidRPr="17B44DA1">
        <w:rPr>
          <w:rFonts w:eastAsia="Times New Roman"/>
          <w:color w:val="292929"/>
          <w:spacing w:val="-4"/>
          <w:kern w:val="36"/>
        </w:rPr>
        <w:t xml:space="preserve"> waterfall methodology</w:t>
      </w:r>
      <w:r w:rsidRPr="17B44DA1">
        <w:rPr>
          <w:rFonts w:eastAsia="Times New Roman"/>
          <w:color w:val="292929"/>
          <w:spacing w:val="-4"/>
          <w:kern w:val="36"/>
        </w:rPr>
        <w:t xml:space="preserve"> </w:t>
      </w:r>
      <w:r w:rsidR="00756AA4" w:rsidRPr="17B44DA1">
        <w:rPr>
          <w:rFonts w:eastAsia="Times New Roman"/>
          <w:color w:val="292929"/>
          <w:spacing w:val="-4"/>
          <w:kern w:val="36"/>
        </w:rPr>
        <w:t xml:space="preserve">was </w:t>
      </w:r>
      <w:r w:rsidRPr="17B44DA1">
        <w:rPr>
          <w:rFonts w:eastAsia="Times New Roman"/>
          <w:color w:val="292929"/>
          <w:spacing w:val="-4"/>
          <w:kern w:val="36"/>
        </w:rPr>
        <w:t>used</w:t>
      </w:r>
      <w:r w:rsidR="00D02EFA" w:rsidRPr="17B44DA1">
        <w:rPr>
          <w:rFonts w:eastAsia="Times New Roman"/>
          <w:color w:val="292929"/>
          <w:spacing w:val="-4"/>
          <w:kern w:val="36"/>
        </w:rPr>
        <w:t>, require</w:t>
      </w:r>
      <w:r w:rsidR="006227F7" w:rsidRPr="17B44DA1">
        <w:rPr>
          <w:rFonts w:eastAsia="Times New Roman"/>
          <w:color w:val="292929"/>
          <w:spacing w:val="-4"/>
          <w:kern w:val="36"/>
        </w:rPr>
        <w:t>s</w:t>
      </w:r>
      <w:r w:rsidR="00D02EFA" w:rsidRPr="17B44DA1">
        <w:rPr>
          <w:rFonts w:eastAsia="Times New Roman"/>
          <w:color w:val="292929"/>
          <w:spacing w:val="-4"/>
          <w:kern w:val="36"/>
        </w:rPr>
        <w:t xml:space="preserve"> </w:t>
      </w:r>
      <w:r w:rsidR="006F64A4" w:rsidRPr="17B44DA1">
        <w:rPr>
          <w:rFonts w:eastAsia="Times New Roman"/>
          <w:color w:val="292929"/>
          <w:spacing w:val="-4"/>
          <w:kern w:val="36"/>
        </w:rPr>
        <w:t>undertaking</w:t>
      </w:r>
      <w:r w:rsidR="00D02EFA" w:rsidRPr="17B44DA1">
        <w:rPr>
          <w:rFonts w:eastAsia="Times New Roman"/>
          <w:color w:val="292929"/>
          <w:spacing w:val="-4"/>
          <w:kern w:val="36"/>
        </w:rPr>
        <w:t xml:space="preserve"> considerable study and documentation before moving on to system development.</w:t>
      </w:r>
    </w:p>
    <w:p w14:paraId="627E20FC" w14:textId="23B7DD43" w:rsidR="006828A8" w:rsidRPr="00792D93" w:rsidRDefault="00792D93" w:rsidP="006828A8">
      <w:pPr>
        <w:shd w:val="clear" w:color="auto" w:fill="FFFFFF"/>
        <w:bidi w:val="0"/>
        <w:spacing w:before="100" w:beforeAutospacing="1" w:after="100" w:afterAutospacing="1" w:line="480" w:lineRule="atLeast"/>
        <w:rPr>
          <w:b/>
          <w:bCs/>
        </w:rPr>
      </w:pPr>
      <w:r w:rsidRPr="00792D93">
        <w:rPr>
          <w:b/>
          <w:bCs/>
        </w:rPr>
        <w:t xml:space="preserve">6.1.1 </w:t>
      </w:r>
      <w:r w:rsidR="006828A8" w:rsidRPr="00792D93">
        <w:rPr>
          <w:b/>
          <w:bCs/>
        </w:rPr>
        <w:t xml:space="preserve">Phase A </w:t>
      </w:r>
    </w:p>
    <w:p w14:paraId="30AD0261" w14:textId="13131207" w:rsidR="006828A8" w:rsidRDefault="006828A8" w:rsidP="17B44DA1">
      <w:pPr>
        <w:shd w:val="clear" w:color="auto" w:fill="FFFFFF" w:themeFill="background1"/>
        <w:bidi w:val="0"/>
        <w:spacing w:before="100" w:beforeAutospacing="1" w:after="100" w:afterAutospacing="1" w:line="480" w:lineRule="atLeast"/>
        <w:rPr>
          <w:rFonts w:eastAsia="Times New Roman"/>
          <w:color w:val="292929"/>
          <w:spacing w:val="-4"/>
          <w:kern w:val="36"/>
        </w:rPr>
      </w:pPr>
      <w:r>
        <w:t xml:space="preserve">To begin, </w:t>
      </w:r>
      <w:r w:rsidR="00CA618D">
        <w:t>the pro</w:t>
      </w:r>
      <w:r w:rsidR="00C7048C">
        <w:t>ject’s steps wer</w:t>
      </w:r>
      <w:ins w:id="71" w:author="יעל שוסטרמן" w:date="2024-05-07T07:34:00Z">
        <w:r w:rsidR="5B41F2F2">
          <w:t>e</w:t>
        </w:r>
      </w:ins>
      <w:r w:rsidR="00C7048C">
        <w:t xml:space="preserve"> discussed </w:t>
      </w:r>
      <w:r>
        <w:t>with our mentors</w:t>
      </w:r>
      <w:ins w:id="72" w:author="יעל שוסטרמן" w:date="2024-05-07T07:34:00Z">
        <w:r w:rsidR="180BB982">
          <w:t xml:space="preserve"> </w:t>
        </w:r>
      </w:ins>
      <w:r w:rsidR="000B52A1">
        <w:t xml:space="preserve">to develop </w:t>
      </w:r>
      <w:r w:rsidR="001D7907">
        <w:t>a</w:t>
      </w:r>
      <w:r>
        <w:t xml:space="preserve"> project plan that outlined the various tasks  needed to be achieved during the project. This </w:t>
      </w:r>
      <w:r w:rsidR="00E9620E">
        <w:t xml:space="preserve">enabled </w:t>
      </w:r>
      <w:r>
        <w:t xml:space="preserve">us to stay organized and on track. Then, relevant </w:t>
      </w:r>
      <w:r w:rsidR="00AC582A">
        <w:t>pap</w:t>
      </w:r>
      <w:r w:rsidR="009A38B3">
        <w:t xml:space="preserve">ers </w:t>
      </w:r>
      <w:r w:rsidR="000C3EDC">
        <w:t xml:space="preserve">were </w:t>
      </w:r>
      <w:r w:rsidR="11470DE7">
        <w:t>reviewed</w:t>
      </w:r>
      <w:r w:rsidR="000C3EDC">
        <w:t xml:space="preserve"> </w:t>
      </w:r>
      <w:r w:rsidR="006E15E2">
        <w:t xml:space="preserve">and </w:t>
      </w:r>
      <w:r w:rsidR="0A5D6994">
        <w:t>discussed</w:t>
      </w:r>
      <w:r w:rsidR="000C3EDC">
        <w:t xml:space="preserve"> </w:t>
      </w:r>
      <w:r w:rsidR="0078010C">
        <w:t>with the mentors</w:t>
      </w:r>
      <w:r>
        <w:t xml:space="preserve"> to gain a comprehensive understanding of the </w:t>
      </w:r>
      <w:r w:rsidR="00B55F7B">
        <w:t>related topics</w:t>
      </w:r>
      <w:r>
        <w:t>, including how neural networks work and train, what layers they are composed of, and what activation functions we use.</w:t>
      </w:r>
    </w:p>
    <w:p w14:paraId="5391235F" w14:textId="4F58D9F6" w:rsidR="00903B99" w:rsidRDefault="00903B99" w:rsidP="17B44DA1">
      <w:pPr>
        <w:shd w:val="clear" w:color="auto" w:fill="FFFFFF" w:themeFill="background1"/>
        <w:bidi w:val="0"/>
        <w:spacing w:before="100" w:beforeAutospacing="1" w:after="100" w:afterAutospacing="1" w:line="480" w:lineRule="atLeast"/>
        <w:rPr>
          <w:rFonts w:eastAsia="Times New Roman"/>
          <w:color w:val="292929"/>
          <w:spacing w:val="-4"/>
          <w:kern w:val="36"/>
        </w:rPr>
      </w:pPr>
      <w:r>
        <w:t>Later,</w:t>
      </w:r>
      <w:r w:rsidR="007B5A87" w:rsidRPr="007B5A87">
        <w:t xml:space="preserve"> </w:t>
      </w:r>
      <w:commentRangeStart w:id="73"/>
      <w:r w:rsidR="007B5A87">
        <w:t xml:space="preserve">CNN </w:t>
      </w:r>
      <w:r w:rsidR="7F1BAEFE">
        <w:t>,</w:t>
      </w:r>
      <w:r w:rsidR="007B5A87">
        <w:t xml:space="preserve"> GAN </w:t>
      </w:r>
      <w:r w:rsidR="0A2E1723">
        <w:t xml:space="preserve"> and CONV-MPN </w:t>
      </w:r>
      <w:commentRangeEnd w:id="73"/>
      <w:r w:rsidR="005667EA">
        <w:rPr>
          <w:rStyle w:val="af0"/>
          <w:rtl/>
        </w:rPr>
        <w:commentReference w:id="73"/>
      </w:r>
      <w:r w:rsidR="007B5A87">
        <w:t>were explored</w:t>
      </w:r>
      <w:r>
        <w:t xml:space="preserve"> </w:t>
      </w:r>
      <w:r w:rsidR="00B55F7B">
        <w:t>aiming</w:t>
      </w:r>
      <w:r>
        <w:t xml:space="preserve"> to gain a better understanding of </w:t>
      </w:r>
      <w:r w:rsidR="0023102E">
        <w:t xml:space="preserve">the proposed  </w:t>
      </w:r>
      <w:r>
        <w:t>algorithm</w:t>
      </w:r>
      <w:del w:id="74" w:author="יעל שוסטרמן" w:date="2024-05-07T07:36:00Z">
        <w:r w:rsidDel="00903B99">
          <w:delText>,</w:delText>
        </w:r>
      </w:del>
      <w:r>
        <w:t xml:space="preserve">. </w:t>
      </w:r>
      <w:r w:rsidR="00F93255">
        <w:t xml:space="preserve">Each </w:t>
      </w:r>
      <w:r>
        <w:t xml:space="preserve">topic </w:t>
      </w:r>
      <w:r w:rsidR="00B050D4">
        <w:t xml:space="preserve">was summarized </w:t>
      </w:r>
      <w:r>
        <w:t xml:space="preserve">to use </w:t>
      </w:r>
      <w:r w:rsidR="00B050D4">
        <w:t>the</w:t>
      </w:r>
      <w:r>
        <w:t xml:space="preserve"> presentation later. We then consulted </w:t>
      </w:r>
      <w:r w:rsidR="006E7EE7">
        <w:t xml:space="preserve">the </w:t>
      </w:r>
      <w:r>
        <w:t>project</w:t>
      </w:r>
      <w:r w:rsidR="007C4423">
        <w:t>’s</w:t>
      </w:r>
      <w:r>
        <w:t xml:space="preserve"> </w:t>
      </w:r>
      <w:r w:rsidR="3DC09430">
        <w:t>supervisors</w:t>
      </w:r>
      <w:r w:rsidR="007C4423">
        <w:t xml:space="preserve"> </w:t>
      </w:r>
      <w:r>
        <w:t xml:space="preserve">to ensure understanding </w:t>
      </w:r>
      <w:r w:rsidR="007C4423">
        <w:t xml:space="preserve">prior </w:t>
      </w:r>
      <w:r>
        <w:t xml:space="preserve">reading the </w:t>
      </w:r>
      <w:r w:rsidR="007C4423">
        <w:t xml:space="preserve">paper </w:t>
      </w:r>
      <w:r>
        <w:t>again with a focus on the general architecture and workflow of the model.</w:t>
      </w:r>
      <w:r w:rsidR="00A00105" w:rsidRPr="00A00105">
        <w:t xml:space="preserve"> Later, the writing of the project book continued</w:t>
      </w:r>
      <w:r>
        <w:t xml:space="preserve">, delving deeper into the generator, discriminator, and W-GAN loss function architectures. Simultaneously, </w:t>
      </w:r>
      <w:r w:rsidR="002B3FFC">
        <w:t xml:space="preserve">insights and </w:t>
      </w:r>
      <w:r>
        <w:t xml:space="preserve">summaries for these topics </w:t>
      </w:r>
      <w:r w:rsidR="00D110E3">
        <w:t xml:space="preserve">were added </w:t>
      </w:r>
      <w:r>
        <w:t xml:space="preserve">to the project book. Next, </w:t>
      </w:r>
      <w:r w:rsidR="00DB30FF">
        <w:t xml:space="preserve">the </w:t>
      </w:r>
      <w:r w:rsidR="406890B3">
        <w:t>implementation</w:t>
      </w:r>
      <w:r w:rsidR="00DB30FF">
        <w:t xml:space="preserve"> </w:t>
      </w:r>
      <w:r w:rsidR="00843668">
        <w:t xml:space="preserve">the proposed algorithm in </w:t>
      </w:r>
      <w:r>
        <w:t>phase B</w:t>
      </w:r>
      <w:r w:rsidR="00843668">
        <w:t xml:space="preserve"> was </w:t>
      </w:r>
      <w:r w:rsidR="00843668">
        <w:lastRenderedPageBreak/>
        <w:t>discussed</w:t>
      </w:r>
      <w:r w:rsidR="00D4338E">
        <w:t>.</w:t>
      </w:r>
      <w:r>
        <w:t xml:space="preserve"> </w:t>
      </w:r>
      <w:r w:rsidR="00D4338E">
        <w:t>T</w:t>
      </w:r>
      <w:r>
        <w:t>he system's GUI, use-case and class diagrams</w:t>
      </w:r>
      <w:r w:rsidR="00B8714D">
        <w:t xml:space="preserve"> were created</w:t>
      </w:r>
      <w:r>
        <w:t xml:space="preserve"> along with </w:t>
      </w:r>
      <w:r w:rsidR="008B08CF">
        <w:t xml:space="preserve">planning </w:t>
      </w:r>
      <w:r>
        <w:t xml:space="preserve">tests that would be run on </w:t>
      </w:r>
      <w:r w:rsidR="00B8714D">
        <w:t xml:space="preserve">the </w:t>
      </w:r>
      <w:r>
        <w:t>system on the next phase. Finally, once we were satisfied with our project book, we began working on the presentation</w:t>
      </w:r>
      <w:r w:rsidRPr="17B44DA1">
        <w:rPr>
          <w:rFonts w:eastAsia="Times New Roman"/>
          <w:color w:val="292929"/>
          <w:spacing w:val="-4"/>
          <w:kern w:val="36"/>
        </w:rPr>
        <w:t>.</w:t>
      </w:r>
    </w:p>
    <w:p w14:paraId="3BC57BB6" w14:textId="7CBDCAF3" w:rsidR="00903B99" w:rsidRPr="00792D93" w:rsidRDefault="00792D93" w:rsidP="00903B99">
      <w:pPr>
        <w:shd w:val="clear" w:color="auto" w:fill="FFFFFF"/>
        <w:bidi w:val="0"/>
        <w:spacing w:before="100" w:beforeAutospacing="1" w:after="100" w:afterAutospacing="1" w:line="480" w:lineRule="atLeast"/>
        <w:rPr>
          <w:b/>
          <w:bCs/>
        </w:rPr>
      </w:pPr>
      <w:bookmarkStart w:id="75" w:name="_Toc138549790"/>
      <w:r w:rsidRPr="00792D93">
        <w:rPr>
          <w:b/>
          <w:bCs/>
        </w:rPr>
        <w:t xml:space="preserve">6.1.2 </w:t>
      </w:r>
      <w:r w:rsidR="00903B99" w:rsidRPr="00792D93">
        <w:rPr>
          <w:b/>
          <w:bCs/>
        </w:rPr>
        <w:t>Phase B</w:t>
      </w:r>
    </w:p>
    <w:p w14:paraId="5DD6C687" w14:textId="37BBF98B" w:rsidR="0083788C" w:rsidRPr="0083788C" w:rsidRDefault="00903B99" w:rsidP="17B44DA1">
      <w:pPr>
        <w:shd w:val="clear" w:color="auto" w:fill="FFFFFF" w:themeFill="background1"/>
        <w:bidi w:val="0"/>
        <w:spacing w:before="100" w:beforeAutospacing="1" w:after="100" w:afterAutospacing="1" w:line="480" w:lineRule="atLeast"/>
      </w:pPr>
      <w:r>
        <w:t xml:space="preserve">We embarked on a challenging journey aiming to implement HOUSE-GAN for our study, having high expectations from the model.  </w:t>
      </w:r>
      <w:r w:rsidR="00CF60F2">
        <w:t xml:space="preserve">The </w:t>
      </w:r>
      <w:r>
        <w:t xml:space="preserve">research </w:t>
      </w:r>
      <w:r w:rsidR="00DB3EE3">
        <w:t>containing</w:t>
      </w:r>
      <w:r>
        <w:t xml:space="preserve"> git repository  for trained model and pretrained model . </w:t>
      </w:r>
      <w:r w:rsidR="001F374F">
        <w:t xml:space="preserve">We </w:t>
      </w:r>
      <w:r>
        <w:t xml:space="preserve">decide to go deeply into the pretrained model </w:t>
      </w:r>
      <w:r w:rsidR="00962437">
        <w:t xml:space="preserve">hoping </w:t>
      </w:r>
      <w:r>
        <w:t xml:space="preserve">that the </w:t>
      </w:r>
      <w:r w:rsidR="00AE4924">
        <w:t>model training</w:t>
      </w:r>
      <w:r w:rsidR="00DB3EE3">
        <w:t xml:space="preserve"> will be</w:t>
      </w:r>
      <w:r w:rsidR="00B1670D">
        <w:t xml:space="preserve"> a base for</w:t>
      </w:r>
      <w:r w:rsidR="00DB3EE3">
        <w:t xml:space="preserve"> </w:t>
      </w:r>
      <w:r w:rsidR="009422A7">
        <w:t xml:space="preserve">a following </w:t>
      </w:r>
      <w:r w:rsidR="00DB3EE3">
        <w:t>research.</w:t>
      </w:r>
      <w:r>
        <w:t xml:space="preserve"> </w:t>
      </w:r>
      <w:r w:rsidR="00DB3EE3">
        <w:t xml:space="preserve"> </w:t>
      </w:r>
      <w:r w:rsidR="001F374F">
        <w:t xml:space="preserve">While starting </w:t>
      </w:r>
      <w:r w:rsidR="00815D55">
        <w:t>running</w:t>
      </w:r>
      <w:r w:rsidR="00DB3EE3">
        <w:t xml:space="preserve"> the pretrained model</w:t>
      </w:r>
      <w:r w:rsidR="001F6048">
        <w:t>, several</w:t>
      </w:r>
      <w:ins w:id="76" w:author="יעל שוסטרמן" w:date="2024-05-07T07:38:00Z">
        <w:r w:rsidR="114E3E45">
          <w:t xml:space="preserve"> </w:t>
        </w:r>
      </w:ins>
      <w:r w:rsidR="00DB3EE3">
        <w:t>obstacles</w:t>
      </w:r>
      <w:r w:rsidR="001F6048">
        <w:t xml:space="preserve"> </w:t>
      </w:r>
      <w:r w:rsidR="0000341A">
        <w:t>arose</w:t>
      </w:r>
      <w:r w:rsidR="00337D29">
        <w:t xml:space="preserve">.  Certain </w:t>
      </w:r>
      <w:r w:rsidR="0083788C">
        <w:t xml:space="preserve">portions of the code </w:t>
      </w:r>
      <w:r w:rsidR="00337D29">
        <w:t xml:space="preserve">that </w:t>
      </w:r>
      <w:r w:rsidR="0083788C">
        <w:t>were written in a "hard coded" way</w:t>
      </w:r>
      <w:ins w:id="77" w:author="יעל שוסטרמן" w:date="2024-05-07T07:39:00Z">
        <w:r w:rsidR="47535939">
          <w:t xml:space="preserve"> </w:t>
        </w:r>
      </w:ins>
      <w:r w:rsidR="00337D29">
        <w:t>needed</w:t>
      </w:r>
      <w:r w:rsidR="0083788C">
        <w:t xml:space="preserve"> to </w:t>
      </w:r>
      <w:r w:rsidR="00337D29">
        <w:t>be modif</w:t>
      </w:r>
      <w:r w:rsidR="00886234">
        <w:t>i</w:t>
      </w:r>
      <w:r w:rsidR="00337D29">
        <w:t>ed</w:t>
      </w:r>
      <w:r w:rsidR="0083788C">
        <w:t> (file paths, for example).</w:t>
      </w:r>
      <w:r>
        <w:br/>
      </w:r>
      <w:r w:rsidR="00886234">
        <w:t>In addition</w:t>
      </w:r>
      <w:r w:rsidR="0083788C">
        <w:t xml:space="preserve">, </w:t>
      </w:r>
      <w:r w:rsidR="00C20D54">
        <w:t>several</w:t>
      </w:r>
      <w:r w:rsidR="0083788C">
        <w:t xml:space="preserve"> of the imported packages in the Python code were deprecated or from old versions, </w:t>
      </w:r>
      <w:r w:rsidR="00C20D54">
        <w:t xml:space="preserve">while </w:t>
      </w:r>
      <w:r w:rsidR="0083788C">
        <w:t>Google Colab is using the most recent versions by default.</w:t>
      </w:r>
      <w:ins w:id="78" w:author="Dvora Toledano-kitai" w:date="2024-05-02T09:03:00Z">
        <w:r w:rsidR="00933AC1">
          <w:t xml:space="preserve"> </w:t>
        </w:r>
      </w:ins>
      <w:r>
        <w:br/>
      </w:r>
      <w:r w:rsidR="0083788C">
        <w:t xml:space="preserve">That is, versions </w:t>
      </w:r>
      <w:r w:rsidR="00933AC1">
        <w:t xml:space="preserve">needed to be downgrade </w:t>
      </w:r>
      <w:r w:rsidR="0083788C">
        <w:t xml:space="preserve">each time until it worked, and "play" </w:t>
      </w:r>
      <w:r w:rsidR="00574CDA">
        <w:t>w</w:t>
      </w:r>
      <w:r w:rsidR="0083788C">
        <w:t>ith python packages in order to be adapted to the code (for example, configure Google Collab to work with Python 3.8 by default).</w:t>
      </w:r>
    </w:p>
    <w:p w14:paraId="41DB34D7" w14:textId="0719A436" w:rsidR="00903B99" w:rsidRPr="00DE2C09" w:rsidRDefault="00574CDA" w:rsidP="17B44DA1">
      <w:pPr>
        <w:shd w:val="clear" w:color="auto" w:fill="FFFFFF" w:themeFill="background1"/>
        <w:bidi w:val="0"/>
        <w:spacing w:before="100" w:beforeAutospacing="1" w:after="100" w:afterAutospacing="1" w:line="480" w:lineRule="atLeast"/>
      </w:pPr>
      <w:r>
        <w:t xml:space="preserve">Finally, after  </w:t>
      </w:r>
      <w:r w:rsidR="009F2369">
        <w:t>running</w:t>
      </w:r>
      <w:r>
        <w:t xml:space="preserve"> the code</w:t>
      </w:r>
      <w:r w:rsidR="009F2369">
        <w:t xml:space="preserve"> </w:t>
      </w:r>
      <w:r w:rsidR="00DA0539">
        <w:t>successfully</w:t>
      </w:r>
      <w:r>
        <w:t>, the</w:t>
      </w:r>
      <w:r w:rsidR="00903B99">
        <w:t xml:space="preserve"> process seemed </w:t>
      </w:r>
      <w:r w:rsidR="00DE2C09">
        <w:t>proper</w:t>
      </w:r>
      <w:r w:rsidR="00903B99">
        <w:t>,</w:t>
      </w:r>
      <w:r>
        <w:t xml:space="preserve"> without any errors, and</w:t>
      </w:r>
      <w:r w:rsidR="00903B99">
        <w:t xml:space="preserve"> genera</w:t>
      </w:r>
      <w:r>
        <w:t>ted</w:t>
      </w:r>
      <w:r w:rsidR="00903B99">
        <w:t xml:space="preserve"> images using our selected dataset. </w:t>
      </w:r>
    </w:p>
    <w:p w14:paraId="1C765E4B" w14:textId="6CD6A7C0" w:rsidR="00FC529C" w:rsidRPr="00AE0F89" w:rsidRDefault="00792D93" w:rsidP="00FC529C">
      <w:pPr>
        <w:shd w:val="clear" w:color="auto" w:fill="FFFFFF"/>
        <w:bidi w:val="0"/>
        <w:spacing w:before="100" w:beforeAutospacing="1" w:after="100" w:afterAutospacing="1" w:line="480" w:lineRule="atLeast"/>
        <w:rPr>
          <w:b/>
          <w:bCs/>
          <w:sz w:val="24"/>
          <w:szCs w:val="24"/>
        </w:rPr>
      </w:pPr>
      <w:r w:rsidRPr="00AE0F89">
        <w:rPr>
          <w:b/>
          <w:bCs/>
          <w:sz w:val="24"/>
          <w:szCs w:val="24"/>
        </w:rPr>
        <w:t>6.2</w:t>
      </w:r>
      <w:r w:rsidR="00903B99" w:rsidRPr="00AE0F89">
        <w:rPr>
          <w:b/>
          <w:bCs/>
          <w:sz w:val="24"/>
          <w:szCs w:val="24"/>
        </w:rPr>
        <w:t xml:space="preserve"> </w:t>
      </w:r>
      <w:r w:rsidR="005249C2" w:rsidRPr="00AE0F89">
        <w:rPr>
          <w:b/>
          <w:bCs/>
          <w:sz w:val="24"/>
          <w:szCs w:val="24"/>
        </w:rPr>
        <w:t>Pre-Trained</w:t>
      </w:r>
      <w:r w:rsidR="00FC529C" w:rsidRPr="00AE0F89">
        <w:rPr>
          <w:b/>
          <w:bCs/>
          <w:sz w:val="24"/>
          <w:szCs w:val="24"/>
        </w:rPr>
        <w:t xml:space="preserve"> process</w:t>
      </w:r>
    </w:p>
    <w:p w14:paraId="25899E8D" w14:textId="01C99C42" w:rsidR="005249C2" w:rsidRDefault="00792D93" w:rsidP="005249C2">
      <w:pPr>
        <w:shd w:val="clear" w:color="auto" w:fill="FFFFFF"/>
        <w:bidi w:val="0"/>
        <w:spacing w:before="100" w:beforeAutospacing="1" w:after="100" w:afterAutospacing="1" w:line="480" w:lineRule="atLeast"/>
        <w:rPr>
          <w:b/>
          <w:bCs/>
        </w:rPr>
      </w:pPr>
      <w:r>
        <w:rPr>
          <w:b/>
          <w:bCs/>
        </w:rPr>
        <w:t xml:space="preserve">6.2.1 </w:t>
      </w:r>
      <w:r w:rsidR="005249C2">
        <w:rPr>
          <w:b/>
          <w:bCs/>
        </w:rPr>
        <w:t>Pre-Trained</w:t>
      </w:r>
      <w:r w:rsidR="005249C2" w:rsidRPr="00FC529C">
        <w:rPr>
          <w:b/>
          <w:bCs/>
        </w:rPr>
        <w:t xml:space="preserve"> </w:t>
      </w:r>
      <w:r w:rsidR="005249C2">
        <w:rPr>
          <w:b/>
          <w:bCs/>
        </w:rPr>
        <w:t>setup</w:t>
      </w:r>
    </w:p>
    <w:p w14:paraId="522AEF74" w14:textId="002F4A82" w:rsidR="00FC529C" w:rsidRPr="005249C2" w:rsidRDefault="00FC529C" w:rsidP="00FC529C">
      <w:pPr>
        <w:shd w:val="clear" w:color="auto" w:fill="FFFFFF"/>
        <w:bidi w:val="0"/>
        <w:spacing w:before="100" w:beforeAutospacing="1" w:after="100" w:afterAutospacing="1" w:line="480" w:lineRule="atLeast"/>
        <w:rPr>
          <w:rFonts w:cstheme="minorHAnsi"/>
          <w:b/>
          <w:bCs/>
        </w:rPr>
      </w:pPr>
      <w:r w:rsidRPr="005249C2">
        <w:rPr>
          <w:rFonts w:cstheme="minorHAnsi"/>
          <w:color w:val="0D0D0D"/>
        </w:rPr>
        <w:t>Architecture : The proposed architecture is based on WGAN-GP (Wasserstein Generative Adversarial Network with Gradient Penalty). It consists of a generator and a discriminator.</w:t>
      </w:r>
    </w:p>
    <w:p w14:paraId="1133CA29" w14:textId="4EB9DCD0" w:rsidR="00FC529C" w:rsidRPr="005249C2" w:rsidRDefault="00FC529C" w:rsidP="00FC529C">
      <w:pPr>
        <w:shd w:val="clear" w:color="auto" w:fill="FFFFFF"/>
        <w:bidi w:val="0"/>
        <w:spacing w:before="100" w:beforeAutospacing="1" w:after="100" w:afterAutospacing="1" w:line="480" w:lineRule="atLeast"/>
        <w:rPr>
          <w:rFonts w:cstheme="minorHAnsi"/>
          <w:b/>
          <w:bCs/>
        </w:rPr>
      </w:pPr>
      <w:r w:rsidRPr="005249C2">
        <w:rPr>
          <w:rFonts w:cstheme="minorHAnsi"/>
          <w:color w:val="0D0D0D"/>
        </w:rPr>
        <w:t>Hardware: The model was trained on a workstation with dual Xeon CPUs and dual NVIDIA Titan RTX GPUs.</w:t>
      </w:r>
    </w:p>
    <w:p w14:paraId="30DB0F71" w14:textId="24D67DD9" w:rsidR="00FC529C" w:rsidRPr="005249C2" w:rsidRDefault="00FC529C" w:rsidP="17B44DA1">
      <w:pPr>
        <w:shd w:val="clear" w:color="auto" w:fill="FFFFFF" w:themeFill="background1"/>
        <w:bidi w:val="0"/>
        <w:spacing w:before="100" w:beforeAutospacing="1" w:after="100" w:afterAutospacing="1" w:line="480" w:lineRule="atLeast"/>
        <w:rPr>
          <w:del w:id="79" w:author="יעל שוסטרמן" w:date="2024-05-07T07:42:00Z"/>
          <w:b/>
          <w:bCs/>
          <w:rtl/>
        </w:rPr>
      </w:pPr>
      <w:r w:rsidRPr="17B44DA1">
        <w:rPr>
          <w:color w:val="0D0D0D" w:themeColor="text1" w:themeTint="F2"/>
        </w:rPr>
        <w:t>optimizer :ADAM optimizer is used with parameters</w:t>
      </w:r>
      <w:commentRangeStart w:id="80"/>
      <w:r w:rsidRPr="17B44DA1">
        <w:rPr>
          <w:b/>
          <w:bCs/>
        </w:rPr>
        <w:t xml:space="preserve"> b1=0.5 b2=0.999.</w:t>
      </w:r>
      <w:commentRangeEnd w:id="80"/>
      <w:r>
        <w:rPr>
          <w:rStyle w:val="af0"/>
        </w:rPr>
        <w:commentReference w:id="80"/>
      </w:r>
    </w:p>
    <w:p w14:paraId="1F0DBEAC" w14:textId="57FD18FF" w:rsidR="654AB103" w:rsidRPr="00F92E1D" w:rsidRDefault="654AB103" w:rsidP="17B44DA1">
      <w:pPr>
        <w:shd w:val="clear" w:color="auto" w:fill="FFFFFF" w:themeFill="background1"/>
        <w:bidi w:val="0"/>
        <w:spacing w:beforeAutospacing="1" w:afterAutospacing="1" w:line="480" w:lineRule="atLeast"/>
        <w:rPr>
          <w:rFonts w:ascii="Calibri" w:eastAsia="Calibri" w:hAnsi="Calibri" w:cs="Calibri"/>
        </w:rPr>
      </w:pPr>
      <w:del w:id="81" w:author="יעל שוסטרמן" w:date="2024-05-07T07:42:00Z">
        <w:r w:rsidRPr="00F92E1D" w:rsidDel="654AB103">
          <w:rPr>
            <w:rFonts w:ascii="Calibri" w:eastAsia="Calibri" w:hAnsi="Calibri" w:cs="Calibri"/>
          </w:rPr>
          <w:lastRenderedPageBreak/>
          <w:delText>(</w:delText>
        </w:r>
      </w:del>
      <w:r w:rsidRPr="00F92E1D">
        <w:rPr>
          <w:rFonts w:ascii="Calibri" w:eastAsia="Calibri" w:hAnsi="Calibri" w:cs="Calibri"/>
        </w:rPr>
        <w:t>these values balance between adaptability (through quick updates based on recent gradients) and stability (by smoothing the updates with respect to variance). They are often considered as reasonable defaults and are widely used in deep learning frameworks like PyTorch and TensorFlow</w:t>
      </w:r>
      <w:r w:rsidR="00F92E1D" w:rsidRPr="00F92E1D">
        <w:rPr>
          <w:rFonts w:ascii="Calibri" w:eastAsia="Calibri" w:hAnsi="Calibri" w:cs="Calibri"/>
        </w:rPr>
        <w:t>)</w:t>
      </w:r>
    </w:p>
    <w:p w14:paraId="3EB19564" w14:textId="7E60BEA7" w:rsidR="00FC529C" w:rsidRPr="005249C2" w:rsidRDefault="00FC529C" w:rsidP="00FC529C">
      <w:pPr>
        <w:shd w:val="clear" w:color="auto" w:fill="FFFFFF"/>
        <w:bidi w:val="0"/>
        <w:spacing w:before="100" w:beforeAutospacing="1" w:after="100" w:afterAutospacing="1" w:line="480" w:lineRule="atLeast"/>
        <w:rPr>
          <w:rFonts w:cstheme="minorHAnsi"/>
          <w:b/>
          <w:bCs/>
        </w:rPr>
      </w:pPr>
      <w:r w:rsidRPr="005249C2">
        <w:rPr>
          <w:rFonts w:cstheme="minorHAnsi"/>
        </w:rPr>
        <w:t>Training Duration</w:t>
      </w:r>
      <w:r w:rsidRPr="005249C2">
        <w:rPr>
          <w:rFonts w:cstheme="minorHAnsi"/>
          <w:b/>
          <w:bCs/>
        </w:rPr>
        <w:t xml:space="preserve">: </w:t>
      </w:r>
      <w:r w:rsidRPr="005249C2">
        <w:rPr>
          <w:rFonts w:cstheme="minorHAnsi"/>
        </w:rPr>
        <w:t>The model is trained for 200,000 iterations</w:t>
      </w:r>
      <w:r w:rsidRPr="005249C2">
        <w:rPr>
          <w:rFonts w:cstheme="minorHAnsi"/>
          <w:b/>
          <w:bCs/>
        </w:rPr>
        <w:t>.</w:t>
      </w:r>
    </w:p>
    <w:p w14:paraId="749C0259" w14:textId="1A7AD23C" w:rsidR="00FC529C" w:rsidRPr="005249C2" w:rsidRDefault="00FC529C" w:rsidP="00FC529C">
      <w:pPr>
        <w:shd w:val="clear" w:color="auto" w:fill="FFFFFF"/>
        <w:bidi w:val="0"/>
        <w:spacing w:before="100" w:beforeAutospacing="1" w:after="100" w:afterAutospacing="1" w:line="480" w:lineRule="atLeast"/>
        <w:rPr>
          <w:rFonts w:cstheme="minorHAnsi"/>
        </w:rPr>
      </w:pPr>
      <w:r w:rsidRPr="005249C2">
        <w:rPr>
          <w:rFonts w:cstheme="minorHAnsi"/>
        </w:rPr>
        <w:t>Learning Rates</w:t>
      </w:r>
      <w:r w:rsidRPr="005249C2">
        <w:rPr>
          <w:rFonts w:cstheme="minorHAnsi"/>
          <w:b/>
          <w:bCs/>
        </w:rPr>
        <w:t>:</w:t>
      </w:r>
      <w:r w:rsidRPr="005249C2">
        <w:rPr>
          <w:rFonts w:cstheme="minorHAnsi"/>
        </w:rPr>
        <w:t xml:space="preserve"> The learning rate for the generator is 0.0001, and for the discriminator, it's also 0.0001.</w:t>
      </w:r>
    </w:p>
    <w:p w14:paraId="4FEB3BC6" w14:textId="5EFF768E" w:rsidR="00FC529C" w:rsidRPr="005249C2" w:rsidRDefault="00FC529C" w:rsidP="17B44DA1">
      <w:pPr>
        <w:shd w:val="clear" w:color="auto" w:fill="FFFFFF" w:themeFill="background1"/>
        <w:bidi w:val="0"/>
        <w:spacing w:before="100" w:beforeAutospacing="1" w:after="100" w:afterAutospacing="1" w:line="480" w:lineRule="atLeast"/>
      </w:pPr>
      <w:r w:rsidRPr="17B44DA1">
        <w:t>Batch Size</w:t>
      </w:r>
      <w:r w:rsidRPr="17B44DA1">
        <w:rPr>
          <w:b/>
          <w:bCs/>
        </w:rPr>
        <w:t>:</w:t>
      </w:r>
      <w:r w:rsidRPr="17B44DA1">
        <w:t xml:space="preserve"> The batch size used during training is 32.</w:t>
      </w:r>
    </w:p>
    <w:p w14:paraId="7A98C027" w14:textId="05A24018" w:rsidR="17B44DA1" w:rsidRPr="00F92E1D" w:rsidRDefault="00F92E1D" w:rsidP="00F92E1D">
      <w:pPr>
        <w:bidi w:val="0"/>
        <w:spacing w:after="100"/>
        <w:rPr>
          <w:rFonts w:ascii="Calibri" w:eastAsia="Calibri" w:hAnsi="Calibri" w:cs="Calibri"/>
          <w:sz w:val="21"/>
          <w:szCs w:val="21"/>
        </w:rPr>
      </w:pPr>
      <w:r w:rsidRPr="00F92E1D">
        <w:rPr>
          <w:rFonts w:ascii="Calibri" w:eastAsia="Calibri" w:hAnsi="Calibri" w:cs="Calibri"/>
          <w:sz w:val="21"/>
          <w:szCs w:val="21"/>
        </w:rPr>
        <w:t>(A</w:t>
      </w:r>
      <w:r w:rsidR="0F2A3847" w:rsidRPr="00F92E1D">
        <w:rPr>
          <w:rFonts w:ascii="Calibri" w:eastAsia="Calibri" w:hAnsi="Calibri" w:cs="Calibri"/>
          <w:sz w:val="21"/>
          <w:szCs w:val="21"/>
        </w:rPr>
        <w:t xml:space="preserve"> batch size of 32 strikes a good balance between stability, computational efficiency, and generalization, while also being practical given the memory constraints of GPUs.</w:t>
      </w:r>
      <w:r w:rsidRPr="00F92E1D">
        <w:rPr>
          <w:rFonts w:ascii="Calibri" w:eastAsia="Calibri" w:hAnsi="Calibri" w:cs="Calibri"/>
          <w:sz w:val="21"/>
          <w:szCs w:val="21"/>
        </w:rPr>
        <w:t>)</w:t>
      </w:r>
    </w:p>
    <w:p w14:paraId="5C97F320" w14:textId="77777777" w:rsidR="005249C2" w:rsidRDefault="00FC529C" w:rsidP="005249C2">
      <w:pPr>
        <w:shd w:val="clear" w:color="auto" w:fill="FFFFFF"/>
        <w:bidi w:val="0"/>
        <w:spacing w:before="100" w:beforeAutospacing="1" w:after="100" w:afterAutospacing="1" w:line="480" w:lineRule="atLeast"/>
        <w:rPr>
          <w:rFonts w:cstheme="minorHAnsi"/>
          <w:b/>
          <w:bCs/>
        </w:rPr>
      </w:pPr>
      <w:r w:rsidRPr="005249C2">
        <w:rPr>
          <w:rFonts w:cstheme="minorHAnsi"/>
        </w:rPr>
        <w:t>Number of Critics</w:t>
      </w:r>
      <w:r w:rsidRPr="005249C2">
        <w:rPr>
          <w:rFonts w:cstheme="minorHAnsi"/>
          <w:b/>
          <w:bCs/>
        </w:rPr>
        <w:t>:</w:t>
      </w:r>
      <w:r w:rsidRPr="005249C2">
        <w:rPr>
          <w:rFonts w:cstheme="minorHAnsi"/>
        </w:rPr>
        <w:t xml:space="preserve"> The number of critics (or discriminator updates) per generator update is set to 1</w:t>
      </w:r>
      <w:r w:rsidRPr="005249C2">
        <w:rPr>
          <w:rFonts w:cstheme="minorHAnsi"/>
          <w:b/>
          <w:bCs/>
        </w:rPr>
        <w:t>.</w:t>
      </w:r>
    </w:p>
    <w:p w14:paraId="5C4ECE6C" w14:textId="0870707C" w:rsidR="00FC529C" w:rsidRPr="005249C2" w:rsidRDefault="00FC529C" w:rsidP="005249C2">
      <w:pPr>
        <w:shd w:val="clear" w:color="auto" w:fill="FFFFFF"/>
        <w:bidi w:val="0"/>
        <w:spacing w:before="100" w:beforeAutospacing="1" w:after="100" w:afterAutospacing="1" w:line="480" w:lineRule="atLeast"/>
        <w:rPr>
          <w:rFonts w:cstheme="minorHAnsi"/>
          <w:b/>
          <w:bCs/>
        </w:rPr>
      </w:pPr>
      <w:r w:rsidRPr="005249C2">
        <w:rPr>
          <w:rFonts w:cstheme="minorHAnsi"/>
        </w:rPr>
        <w:t>Activation Functions:</w:t>
      </w:r>
      <w:r w:rsidR="005249C2" w:rsidRPr="005249C2">
        <w:rPr>
          <w:rFonts w:cstheme="minorHAnsi"/>
        </w:rPr>
        <w:t xml:space="preserve"> Leaky ReLU with a slope of 0.1 is used for all non-linearities except for the last layer of the generator, where hyperbolic tangent  activation function is used</w:t>
      </w:r>
      <w:r w:rsidR="005249C2" w:rsidRPr="005249C2">
        <w:rPr>
          <w:rFonts w:cstheme="minorHAnsi"/>
          <w:b/>
          <w:bCs/>
        </w:rPr>
        <w:t>.</w:t>
      </w:r>
    </w:p>
    <w:p w14:paraId="116A80DB" w14:textId="4CDEF166" w:rsidR="005249C2" w:rsidRPr="005249C2" w:rsidRDefault="005249C2" w:rsidP="005249C2">
      <w:pPr>
        <w:shd w:val="clear" w:color="auto" w:fill="FFFFFF"/>
        <w:bidi w:val="0"/>
        <w:spacing w:before="100" w:beforeAutospacing="1" w:after="100" w:afterAutospacing="1" w:line="480" w:lineRule="atLeast"/>
        <w:rPr>
          <w:rFonts w:cstheme="minorHAnsi"/>
          <w:b/>
          <w:bCs/>
        </w:rPr>
      </w:pPr>
      <w:r w:rsidRPr="005249C2">
        <w:rPr>
          <w:rFonts w:cstheme="minorHAnsi"/>
        </w:rPr>
        <w:t>Normalization Techniques: Spectral normalization in the convolution layers and a per-room discriminator were experimented with but not utilized in the final model as they did not result in significant improvements</w:t>
      </w:r>
      <w:r w:rsidRPr="005249C2">
        <w:rPr>
          <w:rFonts w:cstheme="minorHAnsi"/>
          <w:b/>
          <w:bCs/>
        </w:rPr>
        <w:t>.</w:t>
      </w:r>
    </w:p>
    <w:p w14:paraId="62A55EC9" w14:textId="3A3A5C60" w:rsidR="005249C2" w:rsidRDefault="00792D93" w:rsidP="005249C2">
      <w:pPr>
        <w:shd w:val="clear" w:color="auto" w:fill="FFFFFF"/>
        <w:bidi w:val="0"/>
        <w:spacing w:before="100" w:beforeAutospacing="1" w:after="100" w:afterAutospacing="1" w:line="480" w:lineRule="atLeast"/>
        <w:rPr>
          <w:b/>
          <w:bCs/>
        </w:rPr>
      </w:pPr>
      <w:r>
        <w:rPr>
          <w:b/>
          <w:bCs/>
        </w:rPr>
        <w:t xml:space="preserve">6.2.2 </w:t>
      </w:r>
      <w:r w:rsidR="005249C2">
        <w:rPr>
          <w:b/>
          <w:bCs/>
        </w:rPr>
        <w:t>Pre-Trained</w:t>
      </w:r>
      <w:r w:rsidR="005249C2" w:rsidRPr="00FC529C">
        <w:rPr>
          <w:b/>
          <w:bCs/>
        </w:rPr>
        <w:t xml:space="preserve"> </w:t>
      </w:r>
      <w:r w:rsidR="00AE0F89">
        <w:rPr>
          <w:b/>
          <w:bCs/>
        </w:rPr>
        <w:t>D</w:t>
      </w:r>
      <w:r w:rsidR="005249C2" w:rsidRPr="005249C2">
        <w:rPr>
          <w:b/>
          <w:bCs/>
        </w:rPr>
        <w:t>ataset</w:t>
      </w:r>
    </w:p>
    <w:p w14:paraId="34B25FD8" w14:textId="02BD9C9A" w:rsidR="005249C2" w:rsidRPr="008B2A72" w:rsidRDefault="0010008E" w:rsidP="17B44DA1">
      <w:pPr>
        <w:shd w:val="clear" w:color="auto" w:fill="FFFFFF" w:themeFill="background1"/>
        <w:bidi w:val="0"/>
        <w:spacing w:before="100" w:beforeAutospacing="1" w:after="100" w:afterAutospacing="1" w:line="480" w:lineRule="atLeast"/>
      </w:pPr>
      <w:r w:rsidRPr="17B44DA1">
        <w:fldChar w:fldCharType="begin"/>
      </w:r>
      <w:r w:rsidRPr="17B44DA1">
        <w:instrText>HYPERLINK "https://www.nii.ac.jp/dsc/idr/lifull"</w:instrText>
      </w:r>
      <w:r w:rsidRPr="17B44DA1">
        <w:fldChar w:fldCharType="separate"/>
      </w:r>
      <w:r w:rsidR="005249C2" w:rsidRPr="17B44DA1">
        <w:rPr>
          <w:rStyle w:val="Hyperlink"/>
          <w:shd w:val="clear" w:color="auto" w:fill="FFFFFF"/>
          <w:rPrChange w:id="82" w:author="Dvora Toledano-kitai" w:date="2024-05-02T09:09:00Z">
            <w:rPr>
              <w:rStyle w:val="Hyperlink"/>
              <w:rFonts w:ascii="Segoe UI" w:hAnsi="Segoe UI" w:cs="Segoe UI"/>
              <w:shd w:val="clear" w:color="auto" w:fill="FFFFFF"/>
            </w:rPr>
          </w:rPrChange>
        </w:rPr>
        <w:t>LIFULL HOME’s database</w:t>
      </w:r>
      <w:r w:rsidRPr="17B44DA1">
        <w:rPr>
          <w:rStyle w:val="Hyperlink"/>
          <w:shd w:val="clear" w:color="auto" w:fill="FFFFFF"/>
        </w:rPr>
        <w:fldChar w:fldCharType="end"/>
      </w:r>
      <w:r w:rsidR="005249C2" w:rsidRPr="17B44DA1">
        <w:rPr>
          <w:color w:val="1F2328"/>
          <w:shd w:val="clear" w:color="auto" w:fill="FFFFFF"/>
          <w:rPrChange w:id="83" w:author="Dvora Toledano-kitai" w:date="2024-05-02T09:09:00Z">
            <w:rPr>
              <w:rFonts w:ascii="Segoe UI" w:hAnsi="Segoe UI" w:cs="Segoe UI"/>
              <w:color w:val="1F2328"/>
              <w:shd w:val="clear" w:color="auto" w:fill="FFFFFF"/>
            </w:rPr>
          </w:rPrChange>
        </w:rPr>
        <w:t xml:space="preserve"> offers five million real floorplans, from which we retrieved 117,587. The database does not contain bubble diagrams. </w:t>
      </w:r>
      <w:r w:rsidR="00C7405A" w:rsidRPr="17B44DA1">
        <w:rPr>
          <w:color w:val="1F2328"/>
          <w:shd w:val="clear" w:color="auto" w:fill="FFFFFF"/>
        </w:rPr>
        <w:t>T</w:t>
      </w:r>
      <w:del w:id="84" w:author="Dvora Toledano-kitai" w:date="2024-05-02T09:10:00Z">
        <w:r w:rsidRPr="17B44DA1" w:rsidDel="005249C2">
          <w:rPr>
            <w:color w:val="1F2328"/>
          </w:rPr>
          <w:delText xml:space="preserve"> </w:delText>
        </w:r>
      </w:del>
      <w:r w:rsidR="005249C2" w:rsidRPr="17B44DA1">
        <w:rPr>
          <w:color w:val="1F2328"/>
          <w:shd w:val="clear" w:color="auto" w:fill="FFFFFF"/>
        </w:rPr>
        <w:t xml:space="preserve">he floorplan vectorization algorithm [1] </w:t>
      </w:r>
      <w:r w:rsidR="00C7405A" w:rsidRPr="17B44DA1">
        <w:rPr>
          <w:color w:val="1F2328"/>
          <w:shd w:val="clear" w:color="auto" w:fill="FFFFFF"/>
        </w:rPr>
        <w:t xml:space="preserve">was used </w:t>
      </w:r>
      <w:r w:rsidR="005249C2" w:rsidRPr="17B44DA1">
        <w:rPr>
          <w:color w:val="1F2328"/>
          <w:shd w:val="clear" w:color="auto" w:fill="FFFFFF"/>
          <w:rPrChange w:id="85" w:author="Dvora Toledano-kitai" w:date="2024-05-02T09:09:00Z">
            <w:rPr>
              <w:rFonts w:ascii="Segoe UI" w:hAnsi="Segoe UI" w:cs="Segoe UI"/>
              <w:color w:val="1F2328"/>
              <w:shd w:val="clear" w:color="auto" w:fill="FFFFFF"/>
            </w:rPr>
          </w:rPrChange>
        </w:rPr>
        <w:t>to generate the vector-graphics format, later converted into room bounding boxes and bubble diagrams. The vectorized floorplans utilized in this project can be found </w:t>
      </w:r>
      <w:r w:rsidRPr="17B44DA1">
        <w:fldChar w:fldCharType="begin"/>
      </w:r>
      <w:r w:rsidRPr="17B44DA1">
        <w:instrText>HYPERLINK "https://www.dropbox.com/sh/p707nojabzf0nhi/AAB4UPwW0EgHhbQuHyq60tCKa?dl=0"</w:instrText>
      </w:r>
      <w:r w:rsidRPr="17B44DA1">
        <w:fldChar w:fldCharType="separate"/>
      </w:r>
      <w:r w:rsidR="005249C2" w:rsidRPr="17B44DA1">
        <w:rPr>
          <w:rStyle w:val="Hyperlink"/>
          <w:shd w:val="clear" w:color="auto" w:fill="FFFFFF"/>
          <w:rPrChange w:id="86" w:author="Dvora Toledano-kitai" w:date="2024-05-02T09:09:00Z">
            <w:rPr>
              <w:rStyle w:val="Hyperlink"/>
              <w:rFonts w:ascii="Segoe UI" w:hAnsi="Segoe UI" w:cs="Segoe UI"/>
              <w:shd w:val="clear" w:color="auto" w:fill="FFFFFF"/>
            </w:rPr>
          </w:rPrChange>
        </w:rPr>
        <w:t>here</w:t>
      </w:r>
      <w:r w:rsidRPr="17B44DA1">
        <w:rPr>
          <w:rStyle w:val="Hyperlink"/>
          <w:shd w:val="clear" w:color="auto" w:fill="FFFFFF"/>
        </w:rPr>
        <w:fldChar w:fldCharType="end"/>
      </w:r>
      <w:r w:rsidR="005249C2" w:rsidRPr="17B44DA1">
        <w:rPr>
          <w:color w:val="1F2328"/>
          <w:shd w:val="clear" w:color="auto" w:fill="FFFFFF"/>
          <w:rPrChange w:id="87" w:author="Dvora Toledano-kitai" w:date="2024-05-02T09:09:00Z">
            <w:rPr>
              <w:rFonts w:ascii="Segoe UI" w:hAnsi="Segoe UI" w:cs="Segoe UI"/>
              <w:color w:val="1F2328"/>
              <w:shd w:val="clear" w:color="auto" w:fill="FFFFFF"/>
            </w:rPr>
          </w:rPrChange>
        </w:rPr>
        <w:t>, this dataset does not include the original RGB images from LIFULL dataset.</w:t>
      </w:r>
      <w:r w:rsidR="00B31676" w:rsidRPr="17B44DA1">
        <w:rPr>
          <w:b/>
          <w:bCs/>
        </w:rPr>
        <w:t xml:space="preserve"> </w:t>
      </w:r>
      <w:r w:rsidR="00326B27" w:rsidRPr="17B44DA1">
        <w:t xml:space="preserve">In </w:t>
      </w:r>
      <w:r w:rsidR="00001D9C" w:rsidRPr="17B44DA1">
        <w:t xml:space="preserve">this </w:t>
      </w:r>
      <w:r w:rsidR="00B31676" w:rsidRPr="17B44DA1">
        <w:t xml:space="preserve">project </w:t>
      </w:r>
      <w:r w:rsidR="00B31676" w:rsidRPr="17B44DA1">
        <w:rPr>
          <w:color w:val="0D0D0D"/>
          <w:shd w:val="clear" w:color="auto" w:fill="FFFFFF"/>
          <w:rPrChange w:id="88" w:author="Dvora Toledano-kitai" w:date="2024-05-02T09:09:00Z">
            <w:rPr>
              <w:rFonts w:ascii="Segoe UI" w:hAnsi="Segoe UI" w:cs="Segoe UI"/>
              <w:color w:val="0D0D0D"/>
              <w:shd w:val="clear" w:color="auto" w:fill="FFFFFF"/>
            </w:rPr>
          </w:rPrChange>
        </w:rPr>
        <w:lastRenderedPageBreak/>
        <w:t xml:space="preserve">dataset </w:t>
      </w:r>
      <w:r w:rsidR="00B31676" w:rsidRPr="17B44DA1">
        <w:t>FloorplanGraphDataset</w:t>
      </w:r>
      <w:r w:rsidR="00B31676" w:rsidRPr="17B44DA1">
        <w:rPr>
          <w:color w:val="0D0D0D"/>
          <w:shd w:val="clear" w:color="auto" w:fill="FFFFFF"/>
          <w:rPrChange w:id="89" w:author="Dvora Toledano-kitai" w:date="2024-05-02T09:09:00Z">
            <w:rPr>
              <w:rFonts w:ascii="Segoe UI" w:hAnsi="Segoe UI" w:cs="Segoe UI"/>
              <w:color w:val="0D0D0D"/>
              <w:shd w:val="clear" w:color="auto" w:fill="FFFFFF"/>
            </w:rPr>
          </w:rPrChange>
        </w:rPr>
        <w:t xml:space="preserve"> class </w:t>
      </w:r>
      <w:r w:rsidR="00FD4ADC" w:rsidRPr="17B44DA1">
        <w:rPr>
          <w:color w:val="0D0D0D"/>
          <w:shd w:val="clear" w:color="auto" w:fill="FFFFFF"/>
        </w:rPr>
        <w:t xml:space="preserve">was used </w:t>
      </w:r>
      <w:r w:rsidR="00B31676" w:rsidRPr="17B44DA1">
        <w:rPr>
          <w:color w:val="0D0D0D"/>
          <w:shd w:val="clear" w:color="auto" w:fill="FFFFFF"/>
          <w:rPrChange w:id="90" w:author="Dvora Toledano-kitai" w:date="2024-05-02T09:09:00Z">
            <w:rPr>
              <w:rFonts w:ascii="Segoe UI" w:hAnsi="Segoe UI" w:cs="Segoe UI"/>
              <w:color w:val="0D0D0D"/>
              <w:shd w:val="clear" w:color="auto" w:fill="FFFFFF"/>
            </w:rPr>
          </w:rPrChange>
        </w:rPr>
        <w:t>for working with floorplan graph data including loading, preprocessing, augmentation, and batching.</w:t>
      </w:r>
    </w:p>
    <w:p w14:paraId="18724708" w14:textId="3F77DA23" w:rsidR="00B31676" w:rsidRDefault="00B31676" w:rsidP="00B31676">
      <w:pPr>
        <w:shd w:val="clear" w:color="auto" w:fill="FFFFFF"/>
        <w:bidi w:val="0"/>
        <w:spacing w:before="100" w:beforeAutospacing="1" w:after="100" w:afterAutospacing="1" w:line="480" w:lineRule="atLeast"/>
        <w:rPr>
          <w:b/>
          <w:bCs/>
        </w:rPr>
      </w:pPr>
    </w:p>
    <w:p w14:paraId="41AAE6D6" w14:textId="60B4E109" w:rsidR="005249C2" w:rsidRDefault="00792D93" w:rsidP="005249C2">
      <w:pPr>
        <w:shd w:val="clear" w:color="auto" w:fill="FFFFFF"/>
        <w:bidi w:val="0"/>
        <w:spacing w:before="100" w:beforeAutospacing="1" w:after="100" w:afterAutospacing="1" w:line="480" w:lineRule="atLeast"/>
        <w:rPr>
          <w:b/>
          <w:bCs/>
        </w:rPr>
      </w:pPr>
      <w:r>
        <w:rPr>
          <w:b/>
          <w:bCs/>
        </w:rPr>
        <w:t>6.2.3</w:t>
      </w:r>
      <w:ins w:id="91" w:author="Dvora Toledano-kitai" w:date="2024-05-02T09:12:00Z">
        <w:r w:rsidR="00FD4ADC">
          <w:rPr>
            <w:b/>
            <w:bCs/>
          </w:rPr>
          <w:t xml:space="preserve"> </w:t>
        </w:r>
      </w:ins>
      <w:r w:rsidR="005249C2">
        <w:rPr>
          <w:b/>
          <w:bCs/>
        </w:rPr>
        <w:t xml:space="preserve">Pre-Trained </w:t>
      </w:r>
      <w:r w:rsidR="00AE0F89">
        <w:rPr>
          <w:b/>
          <w:bCs/>
        </w:rPr>
        <w:t>F</w:t>
      </w:r>
      <w:r w:rsidR="005249C2">
        <w:rPr>
          <w:b/>
          <w:bCs/>
        </w:rPr>
        <w:t>low</w:t>
      </w:r>
    </w:p>
    <w:p w14:paraId="10F78443" w14:textId="1879ACFD" w:rsidR="005249C2" w:rsidRPr="005249C2" w:rsidRDefault="005249C2" w:rsidP="17B44DA1">
      <w:pPr>
        <w:pStyle w:val="ae"/>
        <w:numPr>
          <w:ilvl w:val="0"/>
          <w:numId w:val="2"/>
        </w:numPr>
        <w:shd w:val="clear" w:color="auto" w:fill="FFFFFF" w:themeFill="background1"/>
        <w:bidi w:val="0"/>
        <w:spacing w:before="100" w:beforeAutospacing="1" w:after="100" w:afterAutospacing="1" w:line="480" w:lineRule="atLeast"/>
        <w:rPr>
          <w:b/>
          <w:bCs/>
        </w:rPr>
      </w:pPr>
      <w:r>
        <w:t xml:space="preserve">Setup and Imports: </w:t>
      </w:r>
      <w:r w:rsidR="00AD1C17">
        <w:t xml:space="preserve">Importing </w:t>
      </w:r>
      <w:r>
        <w:t>necessary libraries and setting up some configurations using command-line arguments</w:t>
      </w:r>
      <w:r w:rsidRPr="17B44DA1">
        <w:rPr>
          <w:b/>
          <w:bCs/>
        </w:rPr>
        <w:t>.</w:t>
      </w:r>
    </w:p>
    <w:p w14:paraId="2A9D709B" w14:textId="031A34FC" w:rsidR="005249C2" w:rsidRDefault="005249C2" w:rsidP="17B44DA1">
      <w:pPr>
        <w:pStyle w:val="ae"/>
        <w:numPr>
          <w:ilvl w:val="0"/>
          <w:numId w:val="2"/>
        </w:numPr>
        <w:shd w:val="clear" w:color="auto" w:fill="FFFFFF" w:themeFill="background1"/>
        <w:bidi w:val="0"/>
        <w:spacing w:before="100" w:beforeAutospacing="1" w:after="100" w:afterAutospacing="1" w:line="480" w:lineRule="atLeast"/>
        <w:rPr>
          <w:b/>
          <w:bCs/>
        </w:rPr>
      </w:pPr>
      <w:r>
        <w:t xml:space="preserve">Model Loading: </w:t>
      </w:r>
      <w:r w:rsidR="00AD1C17">
        <w:t>L</w:t>
      </w:r>
      <w:r>
        <w:t>oads a pre-trained generator model from a checkpoint</w:t>
      </w:r>
      <w:r w:rsidRPr="17B44DA1">
        <w:rPr>
          <w:b/>
          <w:bCs/>
        </w:rPr>
        <w:t>.</w:t>
      </w:r>
    </w:p>
    <w:p w14:paraId="6DFBAE32" w14:textId="28BFB7E3" w:rsidR="005249C2" w:rsidRDefault="00B31676" w:rsidP="005249C2">
      <w:pPr>
        <w:pStyle w:val="ae"/>
        <w:numPr>
          <w:ilvl w:val="0"/>
          <w:numId w:val="2"/>
        </w:numPr>
        <w:shd w:val="clear" w:color="auto" w:fill="FFFFFF"/>
        <w:bidi w:val="0"/>
        <w:spacing w:before="100" w:beforeAutospacing="1" w:after="100" w:afterAutospacing="1" w:line="480" w:lineRule="atLeast"/>
        <w:rPr>
          <w:b/>
          <w:bCs/>
        </w:rPr>
      </w:pPr>
      <w:r>
        <w:t xml:space="preserve">Dataset Initialization: The script initializes the dataset for evaluation using the </w:t>
      </w:r>
      <w:bookmarkStart w:id="92" w:name="_Hlk164252147"/>
      <w:r>
        <w:t xml:space="preserve">FloorplanGraphDataset </w:t>
      </w:r>
      <w:bookmarkEnd w:id="92"/>
      <w:r>
        <w:t>class.</w:t>
      </w:r>
    </w:p>
    <w:p w14:paraId="13CC5AC6" w14:textId="4C73C0B2" w:rsidR="00B31676" w:rsidRDefault="00B31676" w:rsidP="00B31676">
      <w:pPr>
        <w:pStyle w:val="ae"/>
        <w:numPr>
          <w:ilvl w:val="0"/>
          <w:numId w:val="2"/>
        </w:numPr>
        <w:shd w:val="clear" w:color="auto" w:fill="FFFFFF"/>
        <w:bidi w:val="0"/>
        <w:spacing w:before="100" w:beforeAutospacing="1" w:after="100" w:afterAutospacing="1" w:line="480" w:lineRule="atLeast"/>
        <w:rPr>
          <w:b/>
          <w:bCs/>
        </w:rPr>
      </w:pPr>
      <w:r>
        <w:t>Visualization and Generation: It iterates over the dataset, generates floorplans using the pre-trained generator, and visualizes the generated floorplans along with their corresponding ground truth graphs and masks</w:t>
      </w:r>
      <w:r>
        <w:rPr>
          <w:b/>
          <w:bCs/>
        </w:rPr>
        <w:t>.</w:t>
      </w:r>
    </w:p>
    <w:p w14:paraId="112CDE1C" w14:textId="1F134A5C" w:rsidR="00B31676" w:rsidRDefault="00B31676" w:rsidP="00B31676">
      <w:pPr>
        <w:pStyle w:val="ae"/>
        <w:numPr>
          <w:ilvl w:val="0"/>
          <w:numId w:val="2"/>
        </w:numPr>
        <w:shd w:val="clear" w:color="auto" w:fill="FFFFFF"/>
        <w:bidi w:val="0"/>
        <w:spacing w:before="100" w:beforeAutospacing="1" w:after="100" w:afterAutospacing="1" w:line="480" w:lineRule="atLeast"/>
        <w:rPr>
          <w:b/>
          <w:bCs/>
        </w:rPr>
      </w:pPr>
      <w:r>
        <w:t>Vectorization and Image Generation: The script vectorizes the floorplans, draws graphs, and reconstructs floorplan images. It then saves the generated images and graphs</w:t>
      </w:r>
      <w:r>
        <w:rPr>
          <w:b/>
          <w:bCs/>
        </w:rPr>
        <w:t>.</w:t>
      </w:r>
    </w:p>
    <w:p w14:paraId="40DFD6F8" w14:textId="4B811A0C" w:rsidR="00B31676" w:rsidRPr="005249C2" w:rsidRDefault="00B31676" w:rsidP="00B31676">
      <w:pPr>
        <w:pStyle w:val="ae"/>
        <w:numPr>
          <w:ilvl w:val="0"/>
          <w:numId w:val="2"/>
        </w:numPr>
        <w:shd w:val="clear" w:color="auto" w:fill="FFFFFF"/>
        <w:bidi w:val="0"/>
        <w:spacing w:before="100" w:beforeAutospacing="1" w:after="100" w:afterAutospacing="1" w:line="480" w:lineRule="atLeast"/>
        <w:rPr>
          <w:b/>
          <w:bCs/>
          <w:rtl/>
        </w:rPr>
      </w:pPr>
      <w:r>
        <w:t>Final Image Saving: After processing a certain number of images, it saves the generated images in batches</w:t>
      </w:r>
      <w:r>
        <w:rPr>
          <w:b/>
          <w:bCs/>
        </w:rPr>
        <w:t>.</w:t>
      </w:r>
    </w:p>
    <w:p w14:paraId="77955688" w14:textId="77777777" w:rsidR="005249C2" w:rsidRPr="005249C2" w:rsidRDefault="005249C2" w:rsidP="005249C2">
      <w:pPr>
        <w:shd w:val="clear" w:color="auto" w:fill="FFFFFF"/>
        <w:bidi w:val="0"/>
        <w:spacing w:before="100" w:beforeAutospacing="1" w:after="100" w:afterAutospacing="1" w:line="480" w:lineRule="atLeast"/>
        <w:rPr>
          <w:b/>
          <w:bCs/>
        </w:rPr>
      </w:pPr>
    </w:p>
    <w:p w14:paraId="144138DF" w14:textId="10FFB95F" w:rsidR="00B336B5" w:rsidRPr="009E1EFE" w:rsidRDefault="00B336B5" w:rsidP="008775BB">
      <w:pPr>
        <w:pStyle w:val="ab"/>
        <w:bidi w:val="0"/>
        <w:spacing w:before="100" w:beforeAutospacing="1" w:after="100" w:afterAutospacing="1"/>
        <w:rPr>
          <w:b/>
          <w:bCs/>
          <w:color w:val="000000" w:themeColor="text1"/>
        </w:rPr>
      </w:pPr>
      <w:r w:rsidRPr="009E1EFE">
        <w:rPr>
          <w:b/>
          <w:bCs/>
          <w:color w:val="000000" w:themeColor="text1"/>
        </w:rPr>
        <w:t>6.</w:t>
      </w:r>
      <w:r w:rsidR="00792D93">
        <w:rPr>
          <w:b/>
          <w:bCs/>
          <w:color w:val="000000" w:themeColor="text1"/>
        </w:rPr>
        <w:t>3</w:t>
      </w:r>
      <w:r w:rsidRPr="009E1EFE">
        <w:rPr>
          <w:b/>
          <w:bCs/>
          <w:color w:val="000000" w:themeColor="text1"/>
        </w:rPr>
        <w:t xml:space="preserve"> The pr</w:t>
      </w:r>
      <w:r w:rsidR="001403D1" w:rsidRPr="009E1EFE">
        <w:rPr>
          <w:b/>
          <w:bCs/>
          <w:color w:val="000000" w:themeColor="text1"/>
        </w:rPr>
        <w:t>oduct</w:t>
      </w:r>
      <w:bookmarkEnd w:id="75"/>
    </w:p>
    <w:p w14:paraId="2C980434" w14:textId="3E790127" w:rsidR="007025FA" w:rsidRPr="003B0E3E" w:rsidRDefault="002A1CB7" w:rsidP="003B0E3E">
      <w:pPr>
        <w:shd w:val="clear" w:color="auto" w:fill="FFFFFF"/>
        <w:bidi w:val="0"/>
        <w:spacing w:before="100" w:beforeAutospacing="1" w:after="100" w:afterAutospacing="1" w:line="480" w:lineRule="atLeast"/>
        <w:rPr>
          <w:rFonts w:eastAsia="Times New Roman" w:cstheme="minorHAnsi"/>
          <w:color w:val="292929"/>
          <w:spacing w:val="-4"/>
          <w:kern w:val="36"/>
        </w:rPr>
      </w:pPr>
      <w:r w:rsidRPr="002A1CB7">
        <w:rPr>
          <w:rFonts w:eastAsia="Times New Roman" w:cstheme="minorHAnsi"/>
          <w:color w:val="292929"/>
          <w:spacing w:val="-4"/>
          <w:kern w:val="36"/>
        </w:rPr>
        <w:t xml:space="preserve">As previously stated, </w:t>
      </w:r>
      <w:r w:rsidR="00CD6F96">
        <w:rPr>
          <w:rFonts w:eastAsia="Times New Roman" w:cstheme="minorHAnsi"/>
          <w:color w:val="292929"/>
          <w:spacing w:val="-4"/>
          <w:kern w:val="36"/>
        </w:rPr>
        <w:t xml:space="preserve">the implementation of the algorithm </w:t>
      </w:r>
      <w:r w:rsidR="00DB3EE3">
        <w:rPr>
          <w:rFonts w:eastAsia="Times New Roman" w:cstheme="minorHAnsi"/>
          <w:color w:val="292929"/>
          <w:spacing w:val="-4"/>
          <w:kern w:val="36"/>
        </w:rPr>
        <w:t xml:space="preserve">is </w:t>
      </w:r>
      <w:r w:rsidRPr="002A1CB7">
        <w:rPr>
          <w:rFonts w:eastAsia="Times New Roman" w:cstheme="minorHAnsi"/>
          <w:color w:val="292929"/>
          <w:spacing w:val="-4"/>
          <w:kern w:val="36"/>
        </w:rPr>
        <w:t xml:space="preserve"> generate realistic house </w:t>
      </w:r>
      <w:r w:rsidR="00CD6F96">
        <w:rPr>
          <w:rFonts w:eastAsia="Times New Roman" w:cstheme="minorHAnsi"/>
          <w:color w:val="292929"/>
          <w:spacing w:val="-4"/>
          <w:kern w:val="36"/>
        </w:rPr>
        <w:t>layout</w:t>
      </w:r>
      <w:r w:rsidRPr="002A1CB7">
        <w:rPr>
          <w:rFonts w:eastAsia="Times New Roman" w:cstheme="minorHAnsi"/>
          <w:color w:val="292929"/>
          <w:spacing w:val="-4"/>
          <w:kern w:val="36"/>
        </w:rPr>
        <w:t xml:space="preserve">s based on architectural limitations provided as a </w:t>
      </w:r>
      <w:r w:rsidR="003865CD">
        <w:rPr>
          <w:rFonts w:eastAsia="Times New Roman" w:cstheme="minorHAnsi"/>
          <w:color w:val="292929"/>
          <w:spacing w:val="-4"/>
          <w:kern w:val="36"/>
        </w:rPr>
        <w:t xml:space="preserve">bubble diagram – the </w:t>
      </w:r>
      <w:r w:rsidRPr="002A1CB7">
        <w:rPr>
          <w:rFonts w:eastAsia="Times New Roman" w:cstheme="minorHAnsi"/>
          <w:color w:val="292929"/>
          <w:spacing w:val="-4"/>
          <w:kern w:val="36"/>
        </w:rPr>
        <w:t xml:space="preserve">input graph. As a result, </w:t>
      </w:r>
      <w:r w:rsidR="004563C4">
        <w:rPr>
          <w:rFonts w:eastAsia="Times New Roman" w:cstheme="minorHAnsi"/>
          <w:color w:val="292929"/>
          <w:spacing w:val="-4"/>
          <w:kern w:val="36"/>
        </w:rPr>
        <w:t>it was</w:t>
      </w:r>
      <w:r w:rsidRPr="002A1CB7">
        <w:rPr>
          <w:rFonts w:eastAsia="Times New Roman" w:cstheme="minorHAnsi"/>
          <w:color w:val="292929"/>
          <w:spacing w:val="-4"/>
          <w:kern w:val="36"/>
        </w:rPr>
        <w:t xml:space="preserve"> decided to show how to create a realistic layout that can be transformed to a floorplan using digital architect</w:t>
      </w:r>
      <w:r w:rsidR="00612EEF">
        <w:rPr>
          <w:rFonts w:eastAsia="Times New Roman" w:cstheme="minorHAnsi"/>
          <w:color w:val="292929"/>
          <w:spacing w:val="-4"/>
          <w:kern w:val="36"/>
        </w:rPr>
        <w:t>ural</w:t>
      </w:r>
      <w:r w:rsidRPr="002A1CB7">
        <w:rPr>
          <w:rFonts w:eastAsia="Times New Roman" w:cstheme="minorHAnsi"/>
          <w:color w:val="292929"/>
          <w:spacing w:val="-4"/>
          <w:kern w:val="36"/>
        </w:rPr>
        <w:t xml:space="preserve"> tools. </w:t>
      </w:r>
      <w:r w:rsidR="00EF4FE1">
        <w:rPr>
          <w:rFonts w:eastAsia="Times New Roman" w:cstheme="minorHAnsi"/>
          <w:color w:val="292929"/>
          <w:spacing w:val="-4"/>
          <w:kern w:val="36"/>
        </w:rPr>
        <w:t>U</w:t>
      </w:r>
      <w:r w:rsidRPr="002A1CB7">
        <w:rPr>
          <w:rFonts w:eastAsia="Times New Roman" w:cstheme="minorHAnsi"/>
          <w:color w:val="292929"/>
          <w:spacing w:val="-4"/>
          <w:kern w:val="36"/>
        </w:rPr>
        <w:t>se case and class diagram</w:t>
      </w:r>
      <w:r w:rsidR="00EF4FE1">
        <w:rPr>
          <w:rFonts w:eastAsia="Times New Roman" w:cstheme="minorHAnsi"/>
          <w:color w:val="292929"/>
          <w:spacing w:val="-4"/>
          <w:kern w:val="36"/>
        </w:rPr>
        <w:t xml:space="preserve"> were constructed</w:t>
      </w:r>
      <w:r w:rsidRPr="002A1CB7">
        <w:rPr>
          <w:rFonts w:eastAsia="Times New Roman" w:cstheme="minorHAnsi"/>
          <w:color w:val="292929"/>
          <w:spacing w:val="-4"/>
          <w:kern w:val="36"/>
        </w:rPr>
        <w:t xml:space="preserve">, to demonstrate how the model can generate house layouts based on the </w:t>
      </w:r>
      <w:r w:rsidR="003865CD">
        <w:rPr>
          <w:rFonts w:eastAsia="Times New Roman" w:cstheme="minorHAnsi"/>
          <w:color w:val="292929"/>
          <w:spacing w:val="-4"/>
          <w:kern w:val="36"/>
        </w:rPr>
        <w:t>bubble diagram which is bu</w:t>
      </w:r>
      <w:r w:rsidR="007A7D1B">
        <w:rPr>
          <w:rFonts w:eastAsia="Times New Roman" w:cstheme="minorHAnsi"/>
          <w:color w:val="292929"/>
          <w:spacing w:val="-4"/>
          <w:kern w:val="36"/>
        </w:rPr>
        <w:t>ilt</w:t>
      </w:r>
      <w:r w:rsidR="003865CD">
        <w:rPr>
          <w:rFonts w:eastAsia="Times New Roman" w:cstheme="minorHAnsi"/>
          <w:color w:val="292929"/>
          <w:spacing w:val="-4"/>
          <w:kern w:val="36"/>
        </w:rPr>
        <w:t xml:space="preserve"> as input by the user</w:t>
      </w:r>
      <w:r w:rsidRPr="002A1CB7">
        <w:rPr>
          <w:rFonts w:eastAsia="Times New Roman" w:cstheme="minorHAnsi"/>
          <w:color w:val="292929"/>
          <w:spacing w:val="-4"/>
          <w:kern w:val="36"/>
        </w:rPr>
        <w:t>.</w:t>
      </w:r>
    </w:p>
    <w:p w14:paraId="022B72C3" w14:textId="498B8FCC" w:rsidR="00DB3EE3" w:rsidRPr="00121E8B" w:rsidRDefault="00792D93" w:rsidP="00810D63">
      <w:pPr>
        <w:shd w:val="clear" w:color="auto" w:fill="FFFFFF"/>
        <w:bidi w:val="0"/>
        <w:spacing w:before="100" w:beforeAutospacing="1" w:after="100" w:afterAutospacing="1" w:line="480" w:lineRule="atLeast"/>
        <w:rPr>
          <w:rFonts w:eastAsia="Times New Roman" w:cstheme="minorHAnsi"/>
          <w:b/>
          <w:bCs/>
          <w:color w:val="292929"/>
          <w:spacing w:val="-4"/>
          <w:kern w:val="36"/>
        </w:rPr>
      </w:pPr>
      <w:r>
        <w:rPr>
          <w:rFonts w:eastAsia="Times New Roman" w:cstheme="minorHAnsi"/>
          <w:b/>
          <w:bCs/>
          <w:color w:val="292929"/>
          <w:spacing w:val="-4"/>
          <w:kern w:val="36"/>
        </w:rPr>
        <w:lastRenderedPageBreak/>
        <w:t xml:space="preserve">6.4 </w:t>
      </w:r>
      <w:r w:rsidR="00121E8B" w:rsidRPr="00121E8B">
        <w:rPr>
          <w:rFonts w:eastAsia="Times New Roman" w:cstheme="minorHAnsi"/>
          <w:b/>
          <w:bCs/>
          <w:color w:val="292929"/>
          <w:spacing w:val="-4"/>
          <w:kern w:val="36"/>
        </w:rPr>
        <w:t>Results</w:t>
      </w:r>
    </w:p>
    <w:p w14:paraId="431D5E96" w14:textId="26416A91" w:rsidR="00121E8B" w:rsidRDefault="00B37FB4" w:rsidP="17B44DA1">
      <w:pPr>
        <w:shd w:val="clear" w:color="auto" w:fill="FFFFFF" w:themeFill="background1"/>
        <w:bidi w:val="0"/>
        <w:spacing w:before="100" w:beforeAutospacing="1" w:after="100" w:afterAutospacing="1" w:line="480" w:lineRule="atLeast"/>
        <w:rPr>
          <w:rFonts w:eastAsia="Times New Roman"/>
          <w:color w:val="292929"/>
          <w:spacing w:val="-4"/>
          <w:kern w:val="36"/>
        </w:rPr>
      </w:pPr>
      <w:r w:rsidRPr="17B44DA1">
        <w:rPr>
          <w:rFonts w:eastAsia="Times New Roman"/>
          <w:color w:val="292929"/>
          <w:spacing w:val="-4"/>
          <w:kern w:val="36"/>
        </w:rPr>
        <w:t xml:space="preserve">The </w:t>
      </w:r>
      <w:r w:rsidR="00121E8B" w:rsidRPr="17B44DA1">
        <w:rPr>
          <w:rFonts w:eastAsia="Times New Roman"/>
          <w:color w:val="292929"/>
          <w:spacing w:val="-4"/>
          <w:kern w:val="36"/>
        </w:rPr>
        <w:t xml:space="preserve">first column </w:t>
      </w:r>
      <w:r w:rsidR="00B449A6" w:rsidRPr="17B44DA1">
        <w:rPr>
          <w:rFonts w:eastAsia="Times New Roman"/>
          <w:color w:val="292929"/>
        </w:rPr>
        <w:t>of the tab</w:t>
      </w:r>
      <w:r w:rsidR="00C85BB2" w:rsidRPr="17B44DA1">
        <w:rPr>
          <w:rFonts w:eastAsia="Times New Roman"/>
          <w:color w:val="292929"/>
        </w:rPr>
        <w:t>le</w:t>
      </w:r>
      <w:r w:rsidR="00EA54F4" w:rsidRPr="17B44DA1">
        <w:rPr>
          <w:rFonts w:eastAsia="Times New Roman"/>
          <w:color w:val="292929"/>
          <w:rtl/>
        </w:rPr>
        <w:t xml:space="preserve"> </w:t>
      </w:r>
      <w:r w:rsidR="0079735B">
        <w:rPr>
          <w:rFonts w:eastAsia="Times New Roman" w:hint="cs"/>
          <w:color w:val="292929"/>
          <w:rtl/>
        </w:rPr>
        <w:t xml:space="preserve"> </w:t>
      </w:r>
      <w:r w:rsidR="00F92E1D">
        <w:rPr>
          <w:rFonts w:eastAsia="Times New Roman" w:hint="cs"/>
          <w:color w:val="292929"/>
          <w:rtl/>
        </w:rPr>
        <w:t xml:space="preserve"> </w:t>
      </w:r>
      <w:r w:rsidR="0079735B">
        <w:rPr>
          <w:rFonts w:eastAsia="Times New Roman" w:hint="cs"/>
          <w:color w:val="292929"/>
          <w:rtl/>
        </w:rPr>
        <w:t>2</w:t>
      </w:r>
      <w:r w:rsidR="00F92E1D">
        <w:rPr>
          <w:rFonts w:eastAsia="Times New Roman" w:hint="cs"/>
          <w:color w:val="292929"/>
          <w:rtl/>
        </w:rPr>
        <w:t xml:space="preserve">4 </w:t>
      </w:r>
      <w:r w:rsidR="003B0E3E">
        <w:rPr>
          <w:rFonts w:eastAsia="Times New Roman"/>
          <w:color w:val="292929"/>
        </w:rPr>
        <w:t>reflects</w:t>
      </w:r>
      <w:r w:rsidR="00121E8B" w:rsidRPr="17B44DA1">
        <w:rPr>
          <w:rFonts w:eastAsia="Times New Roman"/>
          <w:color w:val="292929"/>
          <w:spacing w:val="-4"/>
          <w:kern w:val="36"/>
        </w:rPr>
        <w:t xml:space="preserve"> the bubble graph input and four options for floorplan.</w:t>
      </w:r>
      <w:r w:rsidR="00543E00" w:rsidRPr="17B44DA1">
        <w:rPr>
          <w:rFonts w:eastAsia="Times New Roman"/>
          <w:color w:val="292929"/>
          <w:spacing w:val="-4"/>
          <w:kern w:val="36"/>
        </w:rPr>
        <w:t xml:space="preserve"> Room masks</w:t>
      </w:r>
      <w:r w:rsidR="00121E8B" w:rsidRPr="17B44DA1">
        <w:rPr>
          <w:rFonts w:eastAsia="Times New Roman"/>
          <w:color w:val="292929"/>
          <w:spacing w:val="-4"/>
          <w:kern w:val="36"/>
        </w:rPr>
        <w:t xml:space="preserve"> </w:t>
      </w:r>
      <w:r w:rsidR="00543E00" w:rsidRPr="17B44DA1">
        <w:rPr>
          <w:rFonts w:eastAsia="Times New Roman"/>
          <w:color w:val="292929"/>
          <w:spacing w:val="-4"/>
          <w:kern w:val="36"/>
        </w:rPr>
        <w:t xml:space="preserve">can be </w:t>
      </w:r>
      <w:r w:rsidR="003B0E3E">
        <w:rPr>
          <w:rFonts w:eastAsia="Times New Roman"/>
          <w:color w:val="292929"/>
        </w:rPr>
        <w:t>observed</w:t>
      </w:r>
      <w:r w:rsidR="007C2832" w:rsidRPr="17B44DA1">
        <w:rPr>
          <w:rFonts w:eastAsia="Times New Roman"/>
          <w:color w:val="292929"/>
          <w:spacing w:val="-4"/>
          <w:kern w:val="36"/>
        </w:rPr>
        <w:t xml:space="preserve"> </w:t>
      </w:r>
      <w:r w:rsidR="00121E8B" w:rsidRPr="17B44DA1">
        <w:rPr>
          <w:rFonts w:eastAsia="Times New Roman"/>
          <w:color w:val="292929"/>
          <w:spacing w:val="-4"/>
          <w:kern w:val="36"/>
        </w:rPr>
        <w:t>left to each floorplan .</w:t>
      </w:r>
    </w:p>
    <w:p w14:paraId="4AC783D8" w14:textId="32AC1181" w:rsidR="007025FA" w:rsidRDefault="003B0E3E" w:rsidP="007025FA">
      <w:pPr>
        <w:pStyle w:val="NormalWeb"/>
      </w:pPr>
      <w:r>
        <w:rPr>
          <w:rFonts w:cs="Calibri"/>
          <w:noProof/>
          <w:rtl/>
          <w:lang w:val="he-IL"/>
        </w:rPr>
        <mc:AlternateContent>
          <mc:Choice Requires="wps">
            <w:drawing>
              <wp:anchor distT="0" distB="0" distL="114300" distR="114300" simplePos="0" relativeHeight="251644416" behindDoc="0" locked="0" layoutInCell="1" allowOverlap="1" wp14:anchorId="76D4189F" wp14:editId="4ED7AAD2">
                <wp:simplePos x="0" y="0"/>
                <wp:positionH relativeFrom="column">
                  <wp:posOffset>1420495</wp:posOffset>
                </wp:positionH>
                <wp:positionV relativeFrom="paragraph">
                  <wp:posOffset>7180580</wp:posOffset>
                </wp:positionV>
                <wp:extent cx="2811780" cy="257175"/>
                <wp:effectExtent l="0" t="0" r="26670" b="28575"/>
                <wp:wrapNone/>
                <wp:docPr id="1312618777" name="Rectangle 3"/>
                <wp:cNvGraphicFramePr/>
                <a:graphic xmlns:a="http://schemas.openxmlformats.org/drawingml/2006/main">
                  <a:graphicData uri="http://schemas.microsoft.com/office/word/2010/wordprocessingShape">
                    <wps:wsp>
                      <wps:cNvSpPr/>
                      <wps:spPr>
                        <a:xfrm>
                          <a:off x="0" y="0"/>
                          <a:ext cx="281178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0AFA8D" w14:textId="200E7515" w:rsidR="00E13BF8" w:rsidRDefault="00E13BF8" w:rsidP="00E13BF8">
                            <w:pPr>
                              <w:jc w:val="right"/>
                            </w:pPr>
                            <w:r>
                              <w:t xml:space="preserve">Fig.24: </w:t>
                            </w:r>
                            <w:r w:rsidR="0079735B">
                              <w:t>example of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D4189F" id="_x0000_s1049" style="position:absolute;margin-left:111.85pt;margin-top:565.4pt;width:221.4pt;height:20.25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" fillcolor="white [3201]" strokecolor="#70ad47 [3209]" strokeweight="1pt">
                <v:textbox>
                  <w:txbxContent>
                    <w:p w14:paraId="380AFA8D" w14:textId="200E7515" w:rsidR="00E13BF8" w:rsidRDefault="00E13BF8" w:rsidP="00E13BF8">
                      <w:pPr>
                        <w:jc w:val="right"/>
                      </w:pPr>
                      <w:r>
                        <w:t xml:space="preserve">Fig.24: </w:t>
                      </w:r>
                      <w:r w:rsidR="0079735B">
                        <w:t>example of output</w:t>
                      </w:r>
                    </w:p>
                  </w:txbxContent>
                </v:textbox>
              </v:rect>
            </w:pict>
          </mc:Fallback>
        </mc:AlternateContent>
      </w:r>
      <w:r w:rsidR="007025FA">
        <w:rPr>
          <w:noProof/>
        </w:rPr>
        <w:drawing>
          <wp:inline distT="0" distB="0" distL="0" distR="0" wp14:anchorId="46F89DB8" wp14:editId="2B58DC91">
            <wp:extent cx="5752376" cy="7029450"/>
            <wp:effectExtent l="0" t="0" r="1270" b="0"/>
            <wp:docPr id="166041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7210" cy="7035358"/>
                    </a:xfrm>
                    <a:prstGeom prst="rect">
                      <a:avLst/>
                    </a:prstGeom>
                    <a:noFill/>
                    <a:ln>
                      <a:noFill/>
                    </a:ln>
                  </pic:spPr>
                </pic:pic>
              </a:graphicData>
            </a:graphic>
          </wp:inline>
        </w:drawing>
      </w:r>
    </w:p>
    <w:p w14:paraId="02641499" w14:textId="03DF9036" w:rsidR="17B44DA1" w:rsidRPr="00F92E1D" w:rsidRDefault="17B44DA1" w:rsidP="00F92E1D">
      <w:pPr>
        <w:shd w:val="clear" w:color="auto" w:fill="FFFFFF"/>
        <w:bidi w:val="0"/>
        <w:spacing w:before="100" w:beforeAutospacing="1" w:after="100" w:afterAutospacing="1" w:line="480" w:lineRule="atLeast"/>
        <w:jc w:val="center"/>
        <w:rPr>
          <w:rFonts w:eastAsia="Times New Roman" w:cstheme="minorHAnsi"/>
          <w:color w:val="292929"/>
          <w:spacing w:val="-4"/>
          <w:kern w:val="36"/>
        </w:rPr>
      </w:pPr>
    </w:p>
    <w:p w14:paraId="3EF0B51E" w14:textId="630BAFCA" w:rsidR="00792D93" w:rsidRPr="00F24973" w:rsidRDefault="00792D93" w:rsidP="00792D93">
      <w:pPr>
        <w:shd w:val="clear" w:color="auto" w:fill="FFFFFF"/>
        <w:bidi w:val="0"/>
        <w:spacing w:before="100" w:beforeAutospacing="1" w:after="100" w:afterAutospacing="1" w:line="480" w:lineRule="atLeast"/>
        <w:rPr>
          <w:b/>
          <w:bCs/>
        </w:rPr>
      </w:pPr>
      <w:r>
        <w:rPr>
          <w:b/>
          <w:bCs/>
        </w:rPr>
        <w:lastRenderedPageBreak/>
        <w:t xml:space="preserve">6.4.1 </w:t>
      </w:r>
      <w:r w:rsidRPr="00F24973">
        <w:rPr>
          <w:b/>
          <w:bCs/>
        </w:rPr>
        <w:t>Failure cases:</w:t>
      </w:r>
    </w:p>
    <w:p w14:paraId="33610DE6" w14:textId="666827AD" w:rsidR="00792D93" w:rsidRDefault="00792D93" w:rsidP="007C2832">
      <w:pPr>
        <w:bidi w:val="0"/>
        <w:jc w:val="center"/>
        <w:rPr>
          <w:rFonts w:eastAsia="Times New Roman" w:cstheme="minorHAnsi"/>
          <w:color w:val="292929"/>
          <w:spacing w:val="-4"/>
          <w:kern w:val="36"/>
        </w:rPr>
      </w:pPr>
      <w:r w:rsidRPr="007025FA">
        <w:rPr>
          <w:rFonts w:eastAsia="Times New Roman" w:cstheme="minorHAnsi"/>
          <w:noProof/>
          <w:color w:val="292929"/>
          <w:spacing w:val="-4"/>
          <w:kern w:val="36"/>
        </w:rPr>
        <w:drawing>
          <wp:inline distT="0" distB="0" distL="0" distR="0" wp14:anchorId="57ABE30F" wp14:editId="2015D465">
            <wp:extent cx="2257740" cy="943107"/>
            <wp:effectExtent l="0" t="0" r="0" b="9525"/>
            <wp:docPr id="1757494281" name="Picture 1" descr="A diagram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94281" name="Picture 1" descr="A diagram of different colored squares&#10;&#10;Description automatically generated"/>
                    <pic:cNvPicPr/>
                  </pic:nvPicPr>
                  <pic:blipFill>
                    <a:blip r:embed="rId43"/>
                    <a:stretch>
                      <a:fillRect/>
                    </a:stretch>
                  </pic:blipFill>
                  <pic:spPr>
                    <a:xfrm>
                      <a:off x="0" y="0"/>
                      <a:ext cx="2257740" cy="943107"/>
                    </a:xfrm>
                    <a:prstGeom prst="rect">
                      <a:avLst/>
                    </a:prstGeom>
                  </pic:spPr>
                </pic:pic>
              </a:graphicData>
            </a:graphic>
          </wp:inline>
        </w:drawing>
      </w:r>
    </w:p>
    <w:p w14:paraId="63990B7A" w14:textId="44C6F79B" w:rsidR="0079735B" w:rsidRDefault="003B0E3E" w:rsidP="007C2832">
      <w:pPr>
        <w:bidi w:val="0"/>
      </w:pPr>
      <w:r>
        <w:rPr>
          <w:rFonts w:cs="Calibri"/>
          <w:noProof/>
          <w:rtl/>
          <w:lang w:val="he-IL"/>
        </w:rPr>
        <mc:AlternateContent>
          <mc:Choice Requires="wps">
            <w:drawing>
              <wp:anchor distT="0" distB="0" distL="114300" distR="114300" simplePos="0" relativeHeight="251646464" behindDoc="0" locked="0" layoutInCell="1" allowOverlap="1" wp14:anchorId="23F2B6D8" wp14:editId="76D0F681">
                <wp:simplePos x="0" y="0"/>
                <wp:positionH relativeFrom="page">
                  <wp:posOffset>2473960</wp:posOffset>
                </wp:positionH>
                <wp:positionV relativeFrom="paragraph">
                  <wp:posOffset>7620</wp:posOffset>
                </wp:positionV>
                <wp:extent cx="2849880" cy="257175"/>
                <wp:effectExtent l="0" t="0" r="26670" b="28575"/>
                <wp:wrapNone/>
                <wp:docPr id="57999718" name="Rectangle 3"/>
                <wp:cNvGraphicFramePr/>
                <a:graphic xmlns:a="http://schemas.openxmlformats.org/drawingml/2006/main">
                  <a:graphicData uri="http://schemas.microsoft.com/office/word/2010/wordprocessingShape">
                    <wps:wsp>
                      <wps:cNvSpPr/>
                      <wps:spPr>
                        <a:xfrm>
                          <a:off x="0" y="0"/>
                          <a:ext cx="284988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C2EAAC" w14:textId="4427D822" w:rsidR="0079735B" w:rsidRDefault="0079735B" w:rsidP="00F92E1D">
                            <w:pPr>
                              <w:jc w:val="center"/>
                              <w:rPr>
                                <w:rFonts w:hint="cs"/>
                                <w:rtl/>
                              </w:rPr>
                            </w:pPr>
                            <w:r>
                              <w:t>Fig.25: example of failure cases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F2B6D8" id="_x0000_s1050" style="position:absolute;margin-left:194.8pt;margin-top:.6pt;width:224.4pt;height:20.25pt;z-index:2516464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" fillcolor="white [3201]" strokecolor="#70ad47 [3209]" strokeweight="1pt">
                <v:textbox>
                  <w:txbxContent>
                    <w:p w14:paraId="13C2EAAC" w14:textId="4427D822" w:rsidR="0079735B" w:rsidRDefault="0079735B" w:rsidP="00F92E1D">
                      <w:pPr>
                        <w:jc w:val="center"/>
                        <w:rPr>
                          <w:rFonts w:hint="cs"/>
                          <w:rtl/>
                        </w:rPr>
                      </w:pPr>
                      <w:r>
                        <w:t>Fig.25: example of failure cases</w:t>
                      </w:r>
                    </w:p>
                  </w:txbxContent>
                </v:textbox>
                <w10:wrap anchorx="page"/>
              </v:rect>
            </w:pict>
          </mc:Fallback>
        </mc:AlternateContent>
      </w:r>
    </w:p>
    <w:p w14:paraId="58284CC6" w14:textId="77777777" w:rsidR="0079735B" w:rsidRDefault="0079735B" w:rsidP="0079735B">
      <w:pPr>
        <w:bidi w:val="0"/>
      </w:pPr>
    </w:p>
    <w:p w14:paraId="2D5F0DC4" w14:textId="380244A1" w:rsidR="00792D93" w:rsidRDefault="00792D93" w:rsidP="0079735B">
      <w:pPr>
        <w:bidi w:val="0"/>
        <w:rPr>
          <w:rFonts w:eastAsia="Times New Roman" w:cstheme="minorHAnsi"/>
          <w:color w:val="292929"/>
          <w:spacing w:val="-4"/>
          <w:kern w:val="36"/>
        </w:rPr>
      </w:pPr>
      <w:r>
        <w:t xml:space="preserve">Figure  </w:t>
      </w:r>
      <w:r w:rsidR="003B0E3E">
        <w:t>25</w:t>
      </w:r>
      <w:ins w:id="93" w:author="Dvora Toledano-kitai" w:date="2024-05-02T09:17:00Z">
        <w:r w:rsidR="007C2832">
          <w:rPr>
            <w:rFonts w:hint="cs"/>
            <w:rtl/>
          </w:rPr>
          <w:t xml:space="preserve"> </w:t>
        </w:r>
      </w:ins>
      <w:r>
        <w:t>shows interesting failure and success examples that were compared against the ground-truth in our user study.</w:t>
      </w:r>
    </w:p>
    <w:p w14:paraId="71771937" w14:textId="0962F4D9" w:rsidR="00860856" w:rsidRDefault="00792D93" w:rsidP="003B0E3E">
      <w:pPr>
        <w:bidi w:val="0"/>
      </w:pPr>
      <w:r>
        <w:t xml:space="preserve">Professional architects three failure cases as “worse” against the ground-truth. For instance, the first failure example looks strange because a balcony is reachable only through bathrooms, and a closet is inside a kitchen. The second failure example looks strange, because a kitchen is separated into two disconnected spaces. </w:t>
      </w:r>
      <w:r w:rsidR="00373849">
        <w:t xml:space="preserve">The </w:t>
      </w:r>
      <w:r w:rsidR="003B0E3E">
        <w:t>considered</w:t>
      </w:r>
    </w:p>
    <w:p w14:paraId="329FF08B" w14:textId="010F3E82" w:rsidR="00792D93" w:rsidRDefault="00373849" w:rsidP="00792D93">
      <w:pPr>
        <w:bidi w:val="0"/>
      </w:pPr>
      <w:r>
        <w:t xml:space="preserve"> </w:t>
      </w:r>
      <w:r w:rsidR="00792D93">
        <w:t>major failure modes are</w:t>
      </w:r>
    </w:p>
    <w:p w14:paraId="3CDBE441" w14:textId="77777777" w:rsidR="00792D93" w:rsidRDefault="00792D93" w:rsidP="00792D93">
      <w:pPr>
        <w:bidi w:val="0"/>
      </w:pPr>
      <w:r>
        <w:t xml:space="preserve"> 1) improper room size or shapes for a given room type (e.g., a bathroom is too big).</w:t>
      </w:r>
    </w:p>
    <w:p w14:paraId="5AD070B2" w14:textId="77777777" w:rsidR="00792D93" w:rsidRDefault="00792D93" w:rsidP="00792D93">
      <w:pPr>
        <w:bidi w:val="0"/>
      </w:pPr>
      <w:r>
        <w:t xml:space="preserve"> 2) misalignment of rooms. </w:t>
      </w:r>
    </w:p>
    <w:p w14:paraId="098049C3" w14:textId="77777777" w:rsidR="00792D93" w:rsidRDefault="00792D93" w:rsidP="00792D93">
      <w:pPr>
        <w:bidi w:val="0"/>
      </w:pPr>
      <w:r>
        <w:t xml:space="preserve"> 3) inaccessible rooms (e.g., room entry is blocked by closets).</w:t>
      </w:r>
    </w:p>
    <w:p w14:paraId="199A834D" w14:textId="77777777" w:rsidR="00792D93" w:rsidRDefault="00792D93" w:rsidP="00792D93">
      <w:pPr>
        <w:bidi w:val="0"/>
        <w:rPr>
          <w:rFonts w:eastAsia="Times New Roman" w:cstheme="minorHAnsi"/>
          <w:color w:val="292929"/>
          <w:spacing w:val="-4"/>
          <w:kern w:val="36"/>
        </w:rPr>
      </w:pPr>
      <w:r>
        <w:t xml:space="preserve"> </w:t>
      </w:r>
      <w:r>
        <w:rPr>
          <w:rFonts w:eastAsia="Times New Roman" w:cstheme="minorHAnsi"/>
          <w:color w:val="292929"/>
          <w:spacing w:val="-4"/>
          <w:kern w:val="36"/>
        </w:rPr>
        <w:br w:type="page"/>
      </w:r>
    </w:p>
    <w:p w14:paraId="1C0F185A" w14:textId="77777777" w:rsidR="00792D93" w:rsidRDefault="00792D93" w:rsidP="00792D93">
      <w:pPr>
        <w:shd w:val="clear" w:color="auto" w:fill="FFFFFF"/>
        <w:bidi w:val="0"/>
        <w:spacing w:before="100" w:beforeAutospacing="1" w:after="100" w:afterAutospacing="1" w:line="480" w:lineRule="atLeast"/>
        <w:rPr>
          <w:rFonts w:eastAsia="Times New Roman" w:cstheme="minorHAnsi"/>
          <w:color w:val="292929"/>
          <w:spacing w:val="-4"/>
          <w:kern w:val="36"/>
        </w:rPr>
      </w:pPr>
    </w:p>
    <w:p w14:paraId="0D7C99CB" w14:textId="67BBBC32" w:rsidR="00DB3EE3" w:rsidRPr="00AE0F89" w:rsidRDefault="00121E8B" w:rsidP="007234E7">
      <w:pPr>
        <w:shd w:val="clear" w:color="auto" w:fill="FFFFFF"/>
        <w:bidi w:val="0"/>
        <w:spacing w:before="100" w:beforeAutospacing="1" w:after="100" w:afterAutospacing="1" w:line="480" w:lineRule="atLeast"/>
        <w:rPr>
          <w:rFonts w:eastAsia="Times New Roman" w:cstheme="minorHAnsi"/>
          <w:b/>
          <w:bCs/>
          <w:color w:val="292929"/>
          <w:spacing w:val="-4"/>
          <w:kern w:val="36"/>
          <w:sz w:val="28"/>
          <w:szCs w:val="28"/>
        </w:rPr>
      </w:pPr>
      <w:r w:rsidRPr="00AE0F89">
        <w:rPr>
          <w:b/>
          <w:bCs/>
          <w:sz w:val="28"/>
          <w:szCs w:val="28"/>
        </w:rPr>
        <w:t xml:space="preserve"> </w:t>
      </w:r>
      <w:r w:rsidR="00792D93" w:rsidRPr="00AE0F89">
        <w:rPr>
          <w:b/>
          <w:bCs/>
          <w:sz w:val="28"/>
          <w:szCs w:val="28"/>
        </w:rPr>
        <w:t xml:space="preserve"> 7</w:t>
      </w:r>
      <w:r w:rsidR="00AE0F89" w:rsidRPr="00AE0F89">
        <w:rPr>
          <w:b/>
          <w:bCs/>
          <w:sz w:val="28"/>
          <w:szCs w:val="28"/>
        </w:rPr>
        <w:t>.</w:t>
      </w:r>
      <w:r w:rsidR="00792D93" w:rsidRPr="00AE0F89">
        <w:rPr>
          <w:b/>
          <w:bCs/>
          <w:sz w:val="28"/>
          <w:szCs w:val="28"/>
        </w:rPr>
        <w:t xml:space="preserve"> </w:t>
      </w:r>
      <w:r w:rsidRPr="00AE0F89">
        <w:rPr>
          <w:b/>
          <w:bCs/>
          <w:sz w:val="28"/>
          <w:szCs w:val="28"/>
        </w:rPr>
        <w:t>User's Guide Operating Instructions</w:t>
      </w:r>
    </w:p>
    <w:p w14:paraId="09DC4E2D" w14:textId="77777777" w:rsidR="007234E7" w:rsidRDefault="007234E7" w:rsidP="007234E7">
      <w:pPr>
        <w:bidi w:val="0"/>
      </w:pPr>
      <w:bookmarkStart w:id="94" w:name="_Toc138549791"/>
      <w:r>
        <w:br/>
      </w:r>
      <w:r w:rsidRPr="00B732D8">
        <w:rPr>
          <w:b/>
          <w:bCs/>
        </w:rPr>
        <w:t>1.</w:t>
      </w:r>
      <w:r>
        <w:t xml:space="preserve"> Go to code repo on GitHub site: </w:t>
      </w:r>
      <w:hyperlink r:id="rId44" w:history="1">
        <w:r w:rsidRPr="00F02D4A">
          <w:rPr>
            <w:rStyle w:val="Hyperlink"/>
          </w:rPr>
          <w:t>https://github.com/ennauata/housegan</w:t>
        </w:r>
      </w:hyperlink>
    </w:p>
    <w:p w14:paraId="63AFD89B" w14:textId="77777777" w:rsidR="007234E7" w:rsidRDefault="007234E7" w:rsidP="007234E7">
      <w:pPr>
        <w:bidi w:val="0"/>
      </w:pPr>
      <w:r w:rsidRPr="00B732D8">
        <w:rPr>
          <w:b/>
          <w:bCs/>
        </w:rPr>
        <w:t>2</w:t>
      </w:r>
      <w:r>
        <w:t xml:space="preserve">. </w:t>
      </w:r>
      <w:r w:rsidRPr="00AA7C3C">
        <w:t>In README f</w:t>
      </w:r>
      <w:r>
        <w:t>ile go to “running pretrained model” instruction.</w:t>
      </w:r>
    </w:p>
    <w:p w14:paraId="6C159E5A" w14:textId="77777777" w:rsidR="007234E7" w:rsidRPr="00AA7C3C" w:rsidRDefault="007234E7" w:rsidP="007234E7">
      <w:pPr>
        <w:bidi w:val="0"/>
        <w:rPr>
          <w:b/>
          <w:bCs/>
        </w:rPr>
      </w:pPr>
      <w:r w:rsidRPr="00AA7C3C">
        <w:rPr>
          <w:b/>
          <w:bCs/>
        </w:rPr>
        <w:t>In addition to these instructions, there are some more steps to execute / modify for running the code successfully:</w:t>
      </w:r>
    </w:p>
    <w:p w14:paraId="1468E00E" w14:textId="77777777" w:rsidR="007234E7" w:rsidRPr="00AA7C3C" w:rsidRDefault="007234E7" w:rsidP="007234E7">
      <w:pPr>
        <w:bidi w:val="0"/>
      </w:pPr>
      <w:r w:rsidRPr="00B732D8">
        <w:rPr>
          <w:b/>
          <w:bCs/>
        </w:rPr>
        <w:t>3.</w:t>
      </w:r>
      <w:r>
        <w:t xml:space="preserve"> After downloading dataset, </w:t>
      </w:r>
      <w:r w:rsidRPr="00AA7C3C">
        <w:t>rename “exp_demo_500000.pth” to “exp_with_graph_global_new_D_200000.pth” (as actually appears in code)</w:t>
      </w:r>
    </w:p>
    <w:p w14:paraId="16682838" w14:textId="77777777" w:rsidR="007234E7" w:rsidRPr="00AA7C3C" w:rsidRDefault="007234E7" w:rsidP="007234E7">
      <w:pPr>
        <w:bidi w:val="0"/>
      </w:pPr>
      <w:r w:rsidRPr="00AA7C3C">
        <w:br/>
      </w:r>
      <w:r w:rsidRPr="007A49E3">
        <w:rPr>
          <w:noProof/>
        </w:rPr>
        <w:drawing>
          <wp:inline distT="0" distB="0" distL="0" distR="0" wp14:anchorId="5821001F" wp14:editId="050E779D">
            <wp:extent cx="5053263" cy="3679935"/>
            <wp:effectExtent l="0" t="0" r="0" b="0"/>
            <wp:docPr id="177364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4804" name="Picture 1" descr="A screenshot of a computer&#10;&#10;Description automatically generated"/>
                    <pic:cNvPicPr/>
                  </pic:nvPicPr>
                  <pic:blipFill>
                    <a:blip r:embed="rId45"/>
                    <a:stretch>
                      <a:fillRect/>
                    </a:stretch>
                  </pic:blipFill>
                  <pic:spPr>
                    <a:xfrm>
                      <a:off x="0" y="0"/>
                      <a:ext cx="5067768" cy="3690498"/>
                    </a:xfrm>
                    <a:prstGeom prst="rect">
                      <a:avLst/>
                    </a:prstGeom>
                  </pic:spPr>
                </pic:pic>
              </a:graphicData>
            </a:graphic>
          </wp:inline>
        </w:drawing>
      </w:r>
      <w:r w:rsidRPr="00AA7C3C">
        <w:br/>
      </w:r>
    </w:p>
    <w:p w14:paraId="34DBA97C" w14:textId="77777777" w:rsidR="007234E7" w:rsidRDefault="007234E7" w:rsidP="007234E7">
      <w:pPr>
        <w:bidi w:val="0"/>
        <w:rPr>
          <w:b/>
          <w:bCs/>
        </w:rPr>
      </w:pPr>
      <w:r w:rsidRPr="0020463E">
        <w:rPr>
          <w:b/>
          <w:bCs/>
          <w:noProof/>
        </w:rPr>
        <w:drawing>
          <wp:inline distT="0" distB="0" distL="0" distR="0" wp14:anchorId="170F670D" wp14:editId="44F12D39">
            <wp:extent cx="5195245" cy="1837848"/>
            <wp:effectExtent l="0" t="0" r="5715" b="0"/>
            <wp:docPr id="1992043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43630" name="Picture 1" descr="A screenshot of a computer&#10;&#10;Description automatically generated"/>
                    <pic:cNvPicPr/>
                  </pic:nvPicPr>
                  <pic:blipFill>
                    <a:blip r:embed="rId46"/>
                    <a:stretch>
                      <a:fillRect/>
                    </a:stretch>
                  </pic:blipFill>
                  <pic:spPr>
                    <a:xfrm>
                      <a:off x="0" y="0"/>
                      <a:ext cx="5237600" cy="1852831"/>
                    </a:xfrm>
                    <a:prstGeom prst="rect">
                      <a:avLst/>
                    </a:prstGeom>
                  </pic:spPr>
                </pic:pic>
              </a:graphicData>
            </a:graphic>
          </wp:inline>
        </w:drawing>
      </w:r>
      <w:r w:rsidRPr="0020463E">
        <w:rPr>
          <w:b/>
          <w:bCs/>
        </w:rPr>
        <w:t xml:space="preserve"> </w:t>
      </w:r>
      <w:r>
        <w:rPr>
          <w:b/>
          <w:bCs/>
        </w:rPr>
        <w:t xml:space="preserve"> </w:t>
      </w:r>
    </w:p>
    <w:p w14:paraId="6A01DC47" w14:textId="77777777" w:rsidR="007234E7" w:rsidRPr="00B732D8" w:rsidRDefault="007234E7" w:rsidP="007234E7">
      <w:pPr>
        <w:bidi w:val="0"/>
      </w:pPr>
      <w:r w:rsidRPr="00B732D8">
        <w:rPr>
          <w:b/>
          <w:bCs/>
        </w:rPr>
        <w:lastRenderedPageBreak/>
        <w:t>4.</w:t>
      </w:r>
      <w:r w:rsidRPr="00B732D8">
        <w:t xml:space="preserve"> Open new notebook in google colab.</w:t>
      </w:r>
    </w:p>
    <w:p w14:paraId="646C6EA6" w14:textId="77777777" w:rsidR="007234E7" w:rsidRDefault="007234E7" w:rsidP="007234E7">
      <w:pPr>
        <w:bidi w:val="0"/>
        <w:rPr>
          <w:b/>
          <w:bCs/>
        </w:rPr>
      </w:pPr>
      <w:r w:rsidRPr="00B732D8">
        <w:rPr>
          <w:b/>
          <w:bCs/>
        </w:rPr>
        <w:t>5.</w:t>
      </w:r>
      <w:r w:rsidRPr="00B732D8">
        <w:t xml:space="preserve"> Import the project content by the following command</w:t>
      </w:r>
      <w:r>
        <w:rPr>
          <w:b/>
          <w:bCs/>
        </w:rPr>
        <w:t>: “</w:t>
      </w:r>
      <w:r w:rsidRPr="00B732D8">
        <w:rPr>
          <w:b/>
          <w:bCs/>
        </w:rPr>
        <w:t xml:space="preserve">!git clone </w:t>
      </w:r>
      <w:hyperlink r:id="rId47" w:history="1">
        <w:r w:rsidRPr="002334DE">
          <w:rPr>
            <w:rStyle w:val="Hyperlink"/>
          </w:rPr>
          <w:t>https://github.com/ennauata/housegan.git</w:t>
        </w:r>
      </w:hyperlink>
      <w:r>
        <w:rPr>
          <w:b/>
          <w:bCs/>
        </w:rPr>
        <w:t>”</w:t>
      </w:r>
    </w:p>
    <w:p w14:paraId="2EDDD4DC" w14:textId="77777777" w:rsidR="007234E7" w:rsidRPr="00B732D8" w:rsidRDefault="007234E7" w:rsidP="007234E7">
      <w:pPr>
        <w:bidi w:val="0"/>
      </w:pPr>
      <w:r>
        <w:t>Make sure you can see it in the notebook content:</w:t>
      </w:r>
      <w:r>
        <w:br/>
      </w:r>
      <w:r w:rsidRPr="00B732D8">
        <w:rPr>
          <w:noProof/>
        </w:rPr>
        <w:drawing>
          <wp:inline distT="0" distB="0" distL="0" distR="0" wp14:anchorId="7360B2D4" wp14:editId="5FB96806">
            <wp:extent cx="2715004" cy="914528"/>
            <wp:effectExtent l="0" t="0" r="0" b="0"/>
            <wp:docPr id="1242577460"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77460" name="Picture 1" descr="A close-up of words&#10;&#10;Description automatically generated"/>
                    <pic:cNvPicPr/>
                  </pic:nvPicPr>
                  <pic:blipFill>
                    <a:blip r:embed="rId48"/>
                    <a:stretch>
                      <a:fillRect/>
                    </a:stretch>
                  </pic:blipFill>
                  <pic:spPr>
                    <a:xfrm>
                      <a:off x="0" y="0"/>
                      <a:ext cx="2715004" cy="914528"/>
                    </a:xfrm>
                    <a:prstGeom prst="rect">
                      <a:avLst/>
                    </a:prstGeom>
                  </pic:spPr>
                </pic:pic>
              </a:graphicData>
            </a:graphic>
          </wp:inline>
        </w:drawing>
      </w:r>
    </w:p>
    <w:p w14:paraId="0F3BCDBF" w14:textId="77777777" w:rsidR="007234E7" w:rsidRDefault="007234E7" w:rsidP="007234E7">
      <w:pPr>
        <w:bidi w:val="0"/>
      </w:pPr>
      <w:r w:rsidRPr="00B732D8">
        <w:rPr>
          <w:b/>
          <w:bCs/>
        </w:rPr>
        <w:t>6</w:t>
      </w:r>
      <w:r w:rsidRPr="00B732D8">
        <w:t>.</w:t>
      </w:r>
      <w:r>
        <w:t xml:space="preserve"> Create “checkpoints” folder under “content” folder, and upload the renamed file from step 3 into it:</w:t>
      </w:r>
    </w:p>
    <w:p w14:paraId="0450D95B" w14:textId="77777777" w:rsidR="007234E7" w:rsidRPr="00B732D8" w:rsidRDefault="007234E7" w:rsidP="007234E7">
      <w:pPr>
        <w:bidi w:val="0"/>
      </w:pPr>
      <w:r w:rsidRPr="00B732D8">
        <w:rPr>
          <w:noProof/>
        </w:rPr>
        <w:drawing>
          <wp:inline distT="0" distB="0" distL="0" distR="0" wp14:anchorId="66D89581" wp14:editId="1DEC6236">
            <wp:extent cx="2867425" cy="1295581"/>
            <wp:effectExtent l="0" t="0" r="0" b="0"/>
            <wp:docPr id="1228898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98898" name="Picture 1" descr="A screenshot of a computer&#10;&#10;Description automatically generated"/>
                    <pic:cNvPicPr/>
                  </pic:nvPicPr>
                  <pic:blipFill>
                    <a:blip r:embed="rId49"/>
                    <a:stretch>
                      <a:fillRect/>
                    </a:stretch>
                  </pic:blipFill>
                  <pic:spPr>
                    <a:xfrm>
                      <a:off x="0" y="0"/>
                      <a:ext cx="2867425" cy="1295581"/>
                    </a:xfrm>
                    <a:prstGeom prst="rect">
                      <a:avLst/>
                    </a:prstGeom>
                  </pic:spPr>
                </pic:pic>
              </a:graphicData>
            </a:graphic>
          </wp:inline>
        </w:drawing>
      </w:r>
    </w:p>
    <w:p w14:paraId="2CAF17AE" w14:textId="77777777" w:rsidR="007234E7" w:rsidRPr="00B732D8" w:rsidRDefault="007234E7" w:rsidP="007234E7">
      <w:pPr>
        <w:bidi w:val="0"/>
        <w:rPr>
          <w:b/>
          <w:bCs/>
        </w:rPr>
      </w:pPr>
    </w:p>
    <w:p w14:paraId="542C3AB6" w14:textId="77777777" w:rsidR="007234E7" w:rsidRDefault="007234E7" w:rsidP="007234E7">
      <w:pPr>
        <w:bidi w:val="0"/>
      </w:pPr>
      <w:r>
        <w:rPr>
          <w:b/>
          <w:bCs/>
        </w:rPr>
        <w:t>7</w:t>
      </w:r>
      <w:r w:rsidRPr="00B732D8">
        <w:t xml:space="preserve">. Upload “train_data.npy” under </w:t>
      </w:r>
      <w:r>
        <w:t>“h</w:t>
      </w:r>
      <w:r w:rsidRPr="00B732D8">
        <w:t>ousegan</w:t>
      </w:r>
      <w:r>
        <w:t>”</w:t>
      </w:r>
      <w:r w:rsidRPr="00B732D8">
        <w:t xml:space="preserve"> folder (the path will be “/content/housegan/train_data.npy” in colab).</w:t>
      </w:r>
    </w:p>
    <w:p w14:paraId="3FD5436A" w14:textId="77777777" w:rsidR="007234E7" w:rsidRDefault="007234E7" w:rsidP="007234E7">
      <w:pPr>
        <w:bidi w:val="0"/>
      </w:pPr>
      <w:r>
        <w:rPr>
          <w:noProof/>
        </w:rPr>
        <w:lastRenderedPageBreak/>
        <mc:AlternateContent>
          <mc:Choice Requires="wpi">
            <w:drawing>
              <wp:anchor distT="0" distB="0" distL="114300" distR="114300" simplePos="0" relativeHeight="251670016" behindDoc="0" locked="0" layoutInCell="1" allowOverlap="1" wp14:anchorId="10807E1F" wp14:editId="2C733033">
                <wp:simplePos x="0" y="0"/>
                <wp:positionH relativeFrom="column">
                  <wp:posOffset>429984</wp:posOffset>
                </wp:positionH>
                <wp:positionV relativeFrom="paragraph">
                  <wp:posOffset>4226483</wp:posOffset>
                </wp:positionV>
                <wp:extent cx="1062000" cy="520920"/>
                <wp:effectExtent l="38100" t="38100" r="43180" b="50800"/>
                <wp:wrapNone/>
                <wp:docPr id="50885893" name="Ink 1"/>
                <wp:cNvGraphicFramePr/>
                <a:graphic xmlns:a="http://schemas.openxmlformats.org/drawingml/2006/main">
                  <a:graphicData uri="http://schemas.microsoft.com/office/word/2010/wordprocessingInk">
                    <w14:contentPart bwMode="auto" r:id="rId50">
                      <w14:nvContentPartPr>
                        <w14:cNvContentPartPr/>
                      </w14:nvContentPartPr>
                      <w14:xfrm>
                        <a:off x="0" y="0"/>
                        <a:ext cx="1062000" cy="520920"/>
                      </w14:xfrm>
                    </w14:contentPart>
                  </a:graphicData>
                </a:graphic>
              </wp:anchor>
            </w:drawing>
          </mc:Choice>
          <mc:Fallback>
            <w:pict>
              <v:shape w14:anchorId="4BA9C422" id="Ink 1" o:spid="_x0000_s1026" type="#_x0000_t75" style="position:absolute;left:0;text-align:left;margin-left:33.15pt;margin-top:332.1pt;width:85pt;height:42.4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">
                <v:imagedata r:id="rId51" o:title=""/>
              </v:shape>
            </w:pict>
          </mc:Fallback>
        </mc:AlternateContent>
      </w:r>
      <w:r w:rsidRPr="000B4BAD">
        <w:rPr>
          <w:noProof/>
        </w:rPr>
        <w:drawing>
          <wp:inline distT="0" distB="0" distL="0" distR="0" wp14:anchorId="5A0CCC33" wp14:editId="380298CB">
            <wp:extent cx="2121408" cy="4624981"/>
            <wp:effectExtent l="0" t="0" r="0" b="4445"/>
            <wp:docPr id="1592658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58092" name="Picture 1" descr="A screenshot of a computer&#10;&#10;Description automatically generated"/>
                    <pic:cNvPicPr/>
                  </pic:nvPicPr>
                  <pic:blipFill>
                    <a:blip r:embed="rId52"/>
                    <a:stretch>
                      <a:fillRect/>
                    </a:stretch>
                  </pic:blipFill>
                  <pic:spPr>
                    <a:xfrm>
                      <a:off x="0" y="0"/>
                      <a:ext cx="2131049" cy="4646000"/>
                    </a:xfrm>
                    <a:prstGeom prst="rect">
                      <a:avLst/>
                    </a:prstGeom>
                  </pic:spPr>
                </pic:pic>
              </a:graphicData>
            </a:graphic>
          </wp:inline>
        </w:drawing>
      </w:r>
    </w:p>
    <w:p w14:paraId="7388178A" w14:textId="77777777" w:rsidR="007234E7" w:rsidRDefault="007234E7" w:rsidP="007234E7">
      <w:pPr>
        <w:bidi w:val="0"/>
      </w:pPr>
      <w:r>
        <w:rPr>
          <w:b/>
          <w:bCs/>
        </w:rPr>
        <w:t xml:space="preserve">8. </w:t>
      </w:r>
      <w:r>
        <w:t xml:space="preserve"> Run the following commands on google colab notebook for config appropriate “environment” for running (packages that are required for the project + set python3.8 as the default of colab (old code)):</w:t>
      </w:r>
    </w:p>
    <w:p w14:paraId="46FC07C3"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FF"/>
          <w:sz w:val="21"/>
          <w:szCs w:val="21"/>
        </w:rPr>
        <w:t>!</w:t>
      </w:r>
      <w:r w:rsidRPr="00816F79">
        <w:rPr>
          <w:rFonts w:ascii="Courier New" w:eastAsia="Times New Roman" w:hAnsi="Courier New" w:cs="Courier New"/>
          <w:color w:val="000000"/>
          <w:sz w:val="21"/>
          <w:szCs w:val="21"/>
        </w:rPr>
        <w:t>apt-get update -y</w:t>
      </w:r>
    </w:p>
    <w:p w14:paraId="4DC29CC7"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FF"/>
          <w:sz w:val="21"/>
          <w:szCs w:val="21"/>
        </w:rPr>
        <w:t>!</w:t>
      </w:r>
      <w:r w:rsidRPr="00816F79">
        <w:rPr>
          <w:rFonts w:ascii="Courier New" w:eastAsia="Times New Roman" w:hAnsi="Courier New" w:cs="Courier New"/>
          <w:color w:val="000000"/>
          <w:sz w:val="21"/>
          <w:szCs w:val="21"/>
        </w:rPr>
        <w:t>apt-get install python3</w:t>
      </w:r>
      <w:r w:rsidRPr="00816F79">
        <w:rPr>
          <w:rFonts w:ascii="Courier New" w:eastAsia="Times New Roman" w:hAnsi="Courier New" w:cs="Courier New"/>
          <w:color w:val="098658"/>
          <w:sz w:val="21"/>
          <w:szCs w:val="21"/>
        </w:rPr>
        <w:t>.8</w:t>
      </w:r>
      <w:r w:rsidRPr="00816F79">
        <w:rPr>
          <w:rFonts w:ascii="Courier New" w:eastAsia="Times New Roman" w:hAnsi="Courier New" w:cs="Courier New"/>
          <w:color w:val="000000"/>
          <w:sz w:val="21"/>
          <w:szCs w:val="21"/>
        </w:rPr>
        <w:t xml:space="preserve"> python3</w:t>
      </w:r>
      <w:r w:rsidRPr="00816F79">
        <w:rPr>
          <w:rFonts w:ascii="Courier New" w:eastAsia="Times New Roman" w:hAnsi="Courier New" w:cs="Courier New"/>
          <w:color w:val="098658"/>
          <w:sz w:val="21"/>
          <w:szCs w:val="21"/>
        </w:rPr>
        <w:t>.8</w:t>
      </w:r>
      <w:r w:rsidRPr="00816F79">
        <w:rPr>
          <w:rFonts w:ascii="Courier New" w:eastAsia="Times New Roman" w:hAnsi="Courier New" w:cs="Courier New"/>
          <w:color w:val="000000"/>
          <w:sz w:val="21"/>
          <w:szCs w:val="21"/>
        </w:rPr>
        <w:t>-distutils python3</w:t>
      </w:r>
      <w:r w:rsidRPr="00816F79">
        <w:rPr>
          <w:rFonts w:ascii="Courier New" w:eastAsia="Times New Roman" w:hAnsi="Courier New" w:cs="Courier New"/>
          <w:color w:val="098658"/>
          <w:sz w:val="21"/>
          <w:szCs w:val="21"/>
        </w:rPr>
        <w:t>.8</w:t>
      </w:r>
      <w:r w:rsidRPr="00816F79">
        <w:rPr>
          <w:rFonts w:ascii="Courier New" w:eastAsia="Times New Roman" w:hAnsi="Courier New" w:cs="Courier New"/>
          <w:color w:val="000000"/>
          <w:sz w:val="21"/>
          <w:szCs w:val="21"/>
        </w:rPr>
        <w:t>-dev</w:t>
      </w:r>
    </w:p>
    <w:p w14:paraId="3E056F6F"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FF"/>
          <w:sz w:val="21"/>
          <w:szCs w:val="21"/>
        </w:rPr>
        <w:t>!</w:t>
      </w:r>
      <w:r w:rsidRPr="00816F79">
        <w:rPr>
          <w:rFonts w:ascii="Courier New" w:eastAsia="Times New Roman" w:hAnsi="Courier New" w:cs="Courier New"/>
          <w:color w:val="000000"/>
          <w:sz w:val="21"/>
          <w:szCs w:val="21"/>
        </w:rPr>
        <w:t>apt-get install graphviz libgraphviz-dev pkg-config</w:t>
      </w:r>
    </w:p>
    <w:p w14:paraId="7190D9CD"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FF"/>
          <w:sz w:val="21"/>
          <w:szCs w:val="21"/>
        </w:rPr>
        <w:t>!</w:t>
      </w:r>
      <w:r w:rsidRPr="00816F79">
        <w:rPr>
          <w:rFonts w:ascii="Courier New" w:eastAsia="Times New Roman" w:hAnsi="Courier New" w:cs="Courier New"/>
          <w:color w:val="000000"/>
          <w:sz w:val="21"/>
          <w:szCs w:val="21"/>
        </w:rPr>
        <w:t>wget https://bootstrap.pypa.io/get-pip.py</w:t>
      </w:r>
    </w:p>
    <w:p w14:paraId="5D007D90"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FF"/>
          <w:sz w:val="21"/>
          <w:szCs w:val="21"/>
        </w:rPr>
        <w:t>!</w:t>
      </w:r>
      <w:r w:rsidRPr="00816F79">
        <w:rPr>
          <w:rFonts w:ascii="Courier New" w:eastAsia="Times New Roman" w:hAnsi="Courier New" w:cs="Courier New"/>
          <w:color w:val="000000"/>
          <w:sz w:val="21"/>
          <w:szCs w:val="21"/>
        </w:rPr>
        <w:t>python3</w:t>
      </w:r>
      <w:r w:rsidRPr="00816F79">
        <w:rPr>
          <w:rFonts w:ascii="Courier New" w:eastAsia="Times New Roman" w:hAnsi="Courier New" w:cs="Courier New"/>
          <w:color w:val="098658"/>
          <w:sz w:val="21"/>
          <w:szCs w:val="21"/>
        </w:rPr>
        <w:t>.8</w:t>
      </w:r>
      <w:r w:rsidRPr="00816F79">
        <w:rPr>
          <w:rFonts w:ascii="Courier New" w:eastAsia="Times New Roman" w:hAnsi="Courier New" w:cs="Courier New"/>
          <w:color w:val="000000"/>
          <w:sz w:val="21"/>
          <w:szCs w:val="21"/>
        </w:rPr>
        <w:t xml:space="preserve"> get-pip.py</w:t>
      </w:r>
    </w:p>
    <w:p w14:paraId="76DDF352"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FF"/>
          <w:sz w:val="21"/>
          <w:szCs w:val="21"/>
        </w:rPr>
        <w:t>!</w:t>
      </w:r>
      <w:r w:rsidRPr="00816F79">
        <w:rPr>
          <w:rFonts w:ascii="Courier New" w:eastAsia="Times New Roman" w:hAnsi="Courier New" w:cs="Courier New"/>
          <w:color w:val="000000"/>
          <w:sz w:val="21"/>
          <w:szCs w:val="21"/>
        </w:rPr>
        <w:t>python3</w:t>
      </w:r>
      <w:r w:rsidRPr="00816F79">
        <w:rPr>
          <w:rFonts w:ascii="Courier New" w:eastAsia="Times New Roman" w:hAnsi="Courier New" w:cs="Courier New"/>
          <w:color w:val="098658"/>
          <w:sz w:val="21"/>
          <w:szCs w:val="21"/>
        </w:rPr>
        <w:t>.8</w:t>
      </w:r>
      <w:r w:rsidRPr="00816F79">
        <w:rPr>
          <w:rFonts w:ascii="Courier New" w:eastAsia="Times New Roman" w:hAnsi="Courier New" w:cs="Courier New"/>
          <w:color w:val="000000"/>
          <w:sz w:val="21"/>
          <w:szCs w:val="21"/>
        </w:rPr>
        <w:t xml:space="preserve"> -m pip install \</w:t>
      </w:r>
    </w:p>
    <w:p w14:paraId="3BCC9437"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00"/>
          <w:sz w:val="21"/>
          <w:szCs w:val="21"/>
        </w:rPr>
        <w:t>                  torchvision==</w:t>
      </w:r>
      <w:r w:rsidRPr="00816F79">
        <w:rPr>
          <w:rFonts w:ascii="Courier New" w:eastAsia="Times New Roman" w:hAnsi="Courier New" w:cs="Courier New"/>
          <w:color w:val="116644"/>
          <w:sz w:val="21"/>
          <w:szCs w:val="21"/>
        </w:rPr>
        <w:t>0.6.1</w:t>
      </w:r>
      <w:r w:rsidRPr="00816F79">
        <w:rPr>
          <w:rFonts w:ascii="Courier New" w:eastAsia="Times New Roman" w:hAnsi="Courier New" w:cs="Courier New"/>
          <w:color w:val="000000"/>
          <w:sz w:val="21"/>
          <w:szCs w:val="21"/>
        </w:rPr>
        <w:t xml:space="preserve"> \</w:t>
      </w:r>
    </w:p>
    <w:p w14:paraId="325ECC89"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00"/>
          <w:sz w:val="21"/>
          <w:szCs w:val="21"/>
        </w:rPr>
        <w:t>                  Pillow==</w:t>
      </w:r>
      <w:r w:rsidRPr="00816F79">
        <w:rPr>
          <w:rFonts w:ascii="Courier New" w:eastAsia="Times New Roman" w:hAnsi="Courier New" w:cs="Courier New"/>
          <w:color w:val="116644"/>
          <w:sz w:val="21"/>
          <w:szCs w:val="21"/>
        </w:rPr>
        <w:t>7.2.0</w:t>
      </w:r>
      <w:r w:rsidRPr="00816F79">
        <w:rPr>
          <w:rFonts w:ascii="Courier New" w:eastAsia="Times New Roman" w:hAnsi="Courier New" w:cs="Courier New"/>
          <w:color w:val="000000"/>
          <w:sz w:val="21"/>
          <w:szCs w:val="21"/>
        </w:rPr>
        <w:t xml:space="preserve"> \</w:t>
      </w:r>
    </w:p>
    <w:p w14:paraId="79D97357"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00"/>
          <w:sz w:val="21"/>
          <w:szCs w:val="21"/>
        </w:rPr>
        <w:t> imageio==</w:t>
      </w:r>
      <w:r w:rsidRPr="00816F79">
        <w:rPr>
          <w:rFonts w:ascii="Courier New" w:eastAsia="Times New Roman" w:hAnsi="Courier New" w:cs="Courier New"/>
          <w:color w:val="116644"/>
          <w:sz w:val="21"/>
          <w:szCs w:val="21"/>
        </w:rPr>
        <w:t>2.9.0</w:t>
      </w:r>
      <w:r w:rsidRPr="00816F79">
        <w:rPr>
          <w:rFonts w:ascii="Courier New" w:eastAsia="Times New Roman" w:hAnsi="Courier New" w:cs="Courier New"/>
          <w:color w:val="000000"/>
          <w:sz w:val="21"/>
          <w:szCs w:val="21"/>
        </w:rPr>
        <w:t xml:space="preserve"> \</w:t>
      </w:r>
    </w:p>
    <w:p w14:paraId="262ACD10"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00"/>
          <w:sz w:val="21"/>
          <w:szCs w:val="21"/>
        </w:rPr>
        <w:t> networkx==</w:t>
      </w:r>
      <w:r w:rsidRPr="00816F79">
        <w:rPr>
          <w:rFonts w:ascii="Courier New" w:eastAsia="Times New Roman" w:hAnsi="Courier New" w:cs="Courier New"/>
          <w:color w:val="116644"/>
          <w:sz w:val="21"/>
          <w:szCs w:val="21"/>
        </w:rPr>
        <w:t>2.4</w:t>
      </w:r>
      <w:r w:rsidRPr="00816F79">
        <w:rPr>
          <w:rFonts w:ascii="Courier New" w:eastAsia="Times New Roman" w:hAnsi="Courier New" w:cs="Courier New"/>
          <w:color w:val="000000"/>
          <w:sz w:val="21"/>
          <w:szCs w:val="21"/>
        </w:rPr>
        <w:t xml:space="preserve"> \</w:t>
      </w:r>
    </w:p>
    <w:p w14:paraId="5309AD69"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00"/>
          <w:sz w:val="21"/>
          <w:szCs w:val="21"/>
        </w:rPr>
        <w:t> numpy==</w:t>
      </w:r>
      <w:r w:rsidRPr="00816F79">
        <w:rPr>
          <w:rFonts w:ascii="Courier New" w:eastAsia="Times New Roman" w:hAnsi="Courier New" w:cs="Courier New"/>
          <w:color w:val="116644"/>
          <w:sz w:val="21"/>
          <w:szCs w:val="21"/>
        </w:rPr>
        <w:t>1.18.3</w:t>
      </w:r>
      <w:r w:rsidRPr="00816F79">
        <w:rPr>
          <w:rFonts w:ascii="Courier New" w:eastAsia="Times New Roman" w:hAnsi="Courier New" w:cs="Courier New"/>
          <w:color w:val="000000"/>
          <w:sz w:val="21"/>
          <w:szCs w:val="21"/>
        </w:rPr>
        <w:t xml:space="preserve"> \</w:t>
      </w:r>
    </w:p>
    <w:p w14:paraId="354E83BD"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00"/>
          <w:sz w:val="21"/>
          <w:szCs w:val="21"/>
        </w:rPr>
        <w:t> opencv-python==</w:t>
      </w:r>
      <w:r w:rsidRPr="00816F79">
        <w:rPr>
          <w:rFonts w:ascii="Courier New" w:eastAsia="Times New Roman" w:hAnsi="Courier New" w:cs="Courier New"/>
          <w:color w:val="116644"/>
          <w:sz w:val="21"/>
          <w:szCs w:val="21"/>
        </w:rPr>
        <w:t>4.4.0.42</w:t>
      </w:r>
      <w:r w:rsidRPr="00816F79">
        <w:rPr>
          <w:rFonts w:ascii="Courier New" w:eastAsia="Times New Roman" w:hAnsi="Courier New" w:cs="Courier New"/>
          <w:color w:val="000000"/>
          <w:sz w:val="21"/>
          <w:szCs w:val="21"/>
        </w:rPr>
        <w:t xml:space="preserve"> \</w:t>
      </w:r>
    </w:p>
    <w:p w14:paraId="2020C766"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00"/>
          <w:sz w:val="21"/>
          <w:szCs w:val="21"/>
        </w:rPr>
        <w:t> pygraphviz==</w:t>
      </w:r>
      <w:r w:rsidRPr="00816F79">
        <w:rPr>
          <w:rFonts w:ascii="Courier New" w:eastAsia="Times New Roman" w:hAnsi="Courier New" w:cs="Courier New"/>
          <w:color w:val="116644"/>
          <w:sz w:val="21"/>
          <w:szCs w:val="21"/>
        </w:rPr>
        <w:t>1.6</w:t>
      </w:r>
      <w:r w:rsidRPr="00816F79">
        <w:rPr>
          <w:rFonts w:ascii="Courier New" w:eastAsia="Times New Roman" w:hAnsi="Courier New" w:cs="Courier New"/>
          <w:color w:val="000000"/>
          <w:sz w:val="21"/>
          <w:szCs w:val="21"/>
        </w:rPr>
        <w:t xml:space="preserve"> \</w:t>
      </w:r>
    </w:p>
    <w:p w14:paraId="248E5073"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00"/>
          <w:sz w:val="21"/>
          <w:szCs w:val="21"/>
        </w:rPr>
        <w:t> scipy==</w:t>
      </w:r>
      <w:r w:rsidRPr="00816F79">
        <w:rPr>
          <w:rFonts w:ascii="Courier New" w:eastAsia="Times New Roman" w:hAnsi="Courier New" w:cs="Courier New"/>
          <w:color w:val="116644"/>
          <w:sz w:val="21"/>
          <w:szCs w:val="21"/>
        </w:rPr>
        <w:t>1.4.1</w:t>
      </w:r>
      <w:r w:rsidRPr="00816F79">
        <w:rPr>
          <w:rFonts w:ascii="Courier New" w:eastAsia="Times New Roman" w:hAnsi="Courier New" w:cs="Courier New"/>
          <w:color w:val="000000"/>
          <w:sz w:val="21"/>
          <w:szCs w:val="21"/>
        </w:rPr>
        <w:t xml:space="preserve"> \</w:t>
      </w:r>
    </w:p>
    <w:p w14:paraId="02B10EB1"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00"/>
          <w:sz w:val="21"/>
          <w:szCs w:val="21"/>
        </w:rPr>
        <w:t> svgwrite==</w:t>
      </w:r>
      <w:r w:rsidRPr="00816F79">
        <w:rPr>
          <w:rFonts w:ascii="Courier New" w:eastAsia="Times New Roman" w:hAnsi="Courier New" w:cs="Courier New"/>
          <w:color w:val="116644"/>
          <w:sz w:val="21"/>
          <w:szCs w:val="21"/>
        </w:rPr>
        <w:t>1.4</w:t>
      </w:r>
      <w:r w:rsidRPr="00816F79">
        <w:rPr>
          <w:rFonts w:ascii="Courier New" w:eastAsia="Times New Roman" w:hAnsi="Courier New" w:cs="Courier New"/>
          <w:color w:val="000000"/>
          <w:sz w:val="21"/>
          <w:szCs w:val="21"/>
        </w:rPr>
        <w:t xml:space="preserve"> \</w:t>
      </w:r>
    </w:p>
    <w:p w14:paraId="5D8D57A4"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00"/>
          <w:sz w:val="21"/>
          <w:szCs w:val="21"/>
        </w:rPr>
        <w:t> webcolors==</w:t>
      </w:r>
      <w:r w:rsidRPr="00816F79">
        <w:rPr>
          <w:rFonts w:ascii="Courier New" w:eastAsia="Times New Roman" w:hAnsi="Courier New" w:cs="Courier New"/>
          <w:color w:val="116644"/>
          <w:sz w:val="21"/>
          <w:szCs w:val="21"/>
        </w:rPr>
        <w:t>1.11.1</w:t>
      </w:r>
      <w:r w:rsidRPr="00816F79">
        <w:rPr>
          <w:rFonts w:ascii="Courier New" w:eastAsia="Times New Roman" w:hAnsi="Courier New" w:cs="Courier New"/>
          <w:color w:val="000000"/>
          <w:sz w:val="21"/>
          <w:szCs w:val="21"/>
        </w:rPr>
        <w:t xml:space="preserve"> \</w:t>
      </w:r>
    </w:p>
    <w:p w14:paraId="12682964"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00"/>
          <w:sz w:val="21"/>
          <w:szCs w:val="21"/>
        </w:rPr>
        <w:t> matplotlib==</w:t>
      </w:r>
      <w:r w:rsidRPr="00816F79">
        <w:rPr>
          <w:rFonts w:ascii="Courier New" w:eastAsia="Times New Roman" w:hAnsi="Courier New" w:cs="Courier New"/>
          <w:color w:val="116644"/>
          <w:sz w:val="21"/>
          <w:szCs w:val="21"/>
        </w:rPr>
        <w:t>3.2.1</w:t>
      </w:r>
    </w:p>
    <w:p w14:paraId="4108A0A5"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FF"/>
          <w:sz w:val="21"/>
          <w:szCs w:val="21"/>
        </w:rPr>
        <w:t>!</w:t>
      </w:r>
      <w:r w:rsidRPr="00816F79">
        <w:rPr>
          <w:rFonts w:ascii="Courier New" w:eastAsia="Times New Roman" w:hAnsi="Courier New" w:cs="Courier New"/>
          <w:color w:val="000000"/>
          <w:sz w:val="21"/>
          <w:szCs w:val="21"/>
        </w:rPr>
        <w:t>update-alternatives --install /usr/bin/python3 python3 /usr/bin/python3</w:t>
      </w:r>
      <w:r w:rsidRPr="00816F79">
        <w:rPr>
          <w:rFonts w:ascii="Courier New" w:eastAsia="Times New Roman" w:hAnsi="Courier New" w:cs="Courier New"/>
          <w:color w:val="098658"/>
          <w:sz w:val="21"/>
          <w:szCs w:val="21"/>
        </w:rPr>
        <w:t>.8</w:t>
      </w:r>
      <w:r w:rsidRPr="00816F79">
        <w:rPr>
          <w:rFonts w:ascii="Courier New" w:eastAsia="Times New Roman" w:hAnsi="Courier New" w:cs="Courier New"/>
          <w:color w:val="000000"/>
          <w:sz w:val="21"/>
          <w:szCs w:val="21"/>
        </w:rPr>
        <w:t xml:space="preserve"> </w:t>
      </w:r>
      <w:r w:rsidRPr="00816F79">
        <w:rPr>
          <w:rFonts w:ascii="Courier New" w:eastAsia="Times New Roman" w:hAnsi="Courier New" w:cs="Courier New"/>
          <w:color w:val="098658"/>
          <w:sz w:val="21"/>
          <w:szCs w:val="21"/>
        </w:rPr>
        <w:t>1</w:t>
      </w:r>
    </w:p>
    <w:p w14:paraId="0307A014"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FF"/>
          <w:sz w:val="21"/>
          <w:szCs w:val="21"/>
        </w:rPr>
        <w:lastRenderedPageBreak/>
        <w:t>!</w:t>
      </w:r>
      <w:r w:rsidRPr="00816F79">
        <w:rPr>
          <w:rFonts w:ascii="Courier New" w:eastAsia="Times New Roman" w:hAnsi="Courier New" w:cs="Courier New"/>
          <w:color w:val="000000"/>
          <w:sz w:val="21"/>
          <w:szCs w:val="21"/>
        </w:rPr>
        <w:t>python -m pip install scikit-image</w:t>
      </w:r>
    </w:p>
    <w:p w14:paraId="5694D357"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p>
    <w:p w14:paraId="267C93AA"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FF"/>
          <w:sz w:val="21"/>
          <w:szCs w:val="21"/>
        </w:rPr>
        <w:t>!</w:t>
      </w:r>
      <w:r w:rsidRPr="00816F79">
        <w:rPr>
          <w:rFonts w:ascii="Courier New" w:eastAsia="Times New Roman" w:hAnsi="Courier New" w:cs="Courier New"/>
          <w:color w:val="000000"/>
          <w:sz w:val="21"/>
          <w:szCs w:val="21"/>
        </w:rPr>
        <w:t>python -m pip install pycocotools</w:t>
      </w:r>
    </w:p>
    <w:p w14:paraId="1439B02F"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FF"/>
          <w:sz w:val="21"/>
          <w:szCs w:val="21"/>
        </w:rPr>
        <w:t>!</w:t>
      </w:r>
      <w:r w:rsidRPr="00816F79">
        <w:rPr>
          <w:rFonts w:ascii="Courier New" w:eastAsia="Times New Roman" w:hAnsi="Courier New" w:cs="Courier New"/>
          <w:color w:val="000000"/>
          <w:sz w:val="21"/>
          <w:szCs w:val="21"/>
        </w:rPr>
        <w:t>python -m pip install ipykernel</w:t>
      </w:r>
    </w:p>
    <w:p w14:paraId="0428C33C"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FF"/>
          <w:sz w:val="21"/>
          <w:szCs w:val="21"/>
        </w:rPr>
        <w:t>!</w:t>
      </w:r>
      <w:r w:rsidRPr="00816F79">
        <w:rPr>
          <w:rFonts w:ascii="Courier New" w:eastAsia="Times New Roman" w:hAnsi="Courier New" w:cs="Courier New"/>
          <w:color w:val="000000"/>
          <w:sz w:val="21"/>
          <w:szCs w:val="21"/>
        </w:rPr>
        <w:t>python -m pip install Pillow==</w:t>
      </w:r>
      <w:r w:rsidRPr="00816F79">
        <w:rPr>
          <w:rFonts w:ascii="Courier New" w:eastAsia="Times New Roman" w:hAnsi="Courier New" w:cs="Courier New"/>
          <w:color w:val="098658"/>
          <w:sz w:val="21"/>
          <w:szCs w:val="21"/>
        </w:rPr>
        <w:t>7.2.0</w:t>
      </w:r>
      <w:r w:rsidRPr="00816F79">
        <w:rPr>
          <w:rFonts w:ascii="Courier New" w:eastAsia="Times New Roman" w:hAnsi="Courier New" w:cs="Courier New"/>
          <w:color w:val="000000"/>
          <w:sz w:val="21"/>
          <w:szCs w:val="21"/>
        </w:rPr>
        <w:t xml:space="preserve"> \</w:t>
      </w:r>
    </w:p>
    <w:p w14:paraId="2AD68534"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00"/>
          <w:sz w:val="21"/>
          <w:szCs w:val="21"/>
        </w:rPr>
        <w:t>imageio==</w:t>
      </w:r>
      <w:r w:rsidRPr="00816F79">
        <w:rPr>
          <w:rFonts w:ascii="Courier New" w:eastAsia="Times New Roman" w:hAnsi="Courier New" w:cs="Courier New"/>
          <w:color w:val="116644"/>
          <w:sz w:val="21"/>
          <w:szCs w:val="21"/>
        </w:rPr>
        <w:t>2.9.0</w:t>
      </w:r>
      <w:r w:rsidRPr="00816F79">
        <w:rPr>
          <w:rFonts w:ascii="Courier New" w:eastAsia="Times New Roman" w:hAnsi="Courier New" w:cs="Courier New"/>
          <w:color w:val="000000"/>
          <w:sz w:val="21"/>
          <w:szCs w:val="21"/>
        </w:rPr>
        <w:t xml:space="preserve"> \</w:t>
      </w:r>
    </w:p>
    <w:p w14:paraId="02C0DC68"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00"/>
          <w:sz w:val="21"/>
          <w:szCs w:val="21"/>
        </w:rPr>
        <w:t>networkx==</w:t>
      </w:r>
      <w:r w:rsidRPr="00816F79">
        <w:rPr>
          <w:rFonts w:ascii="Courier New" w:eastAsia="Times New Roman" w:hAnsi="Courier New" w:cs="Courier New"/>
          <w:color w:val="116644"/>
          <w:sz w:val="21"/>
          <w:szCs w:val="21"/>
        </w:rPr>
        <w:t>2.4</w:t>
      </w:r>
      <w:r w:rsidRPr="00816F79">
        <w:rPr>
          <w:rFonts w:ascii="Courier New" w:eastAsia="Times New Roman" w:hAnsi="Courier New" w:cs="Courier New"/>
          <w:color w:val="000000"/>
          <w:sz w:val="21"/>
          <w:szCs w:val="21"/>
        </w:rPr>
        <w:t xml:space="preserve"> \</w:t>
      </w:r>
    </w:p>
    <w:p w14:paraId="3BD44451"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00"/>
          <w:sz w:val="21"/>
          <w:szCs w:val="21"/>
        </w:rPr>
        <w:t>numpy==</w:t>
      </w:r>
      <w:r w:rsidRPr="00816F79">
        <w:rPr>
          <w:rFonts w:ascii="Courier New" w:eastAsia="Times New Roman" w:hAnsi="Courier New" w:cs="Courier New"/>
          <w:color w:val="116644"/>
          <w:sz w:val="21"/>
          <w:szCs w:val="21"/>
        </w:rPr>
        <w:t>1.18.3</w:t>
      </w:r>
      <w:r w:rsidRPr="00816F79">
        <w:rPr>
          <w:rFonts w:ascii="Courier New" w:eastAsia="Times New Roman" w:hAnsi="Courier New" w:cs="Courier New"/>
          <w:color w:val="000000"/>
          <w:sz w:val="21"/>
          <w:szCs w:val="21"/>
        </w:rPr>
        <w:t xml:space="preserve"> \</w:t>
      </w:r>
    </w:p>
    <w:p w14:paraId="594DBCA8"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00"/>
          <w:sz w:val="21"/>
          <w:szCs w:val="21"/>
        </w:rPr>
        <w:t>opencv-python==</w:t>
      </w:r>
      <w:r w:rsidRPr="00816F79">
        <w:rPr>
          <w:rFonts w:ascii="Courier New" w:eastAsia="Times New Roman" w:hAnsi="Courier New" w:cs="Courier New"/>
          <w:color w:val="116644"/>
          <w:sz w:val="21"/>
          <w:szCs w:val="21"/>
        </w:rPr>
        <w:t>4.4.0.42</w:t>
      </w:r>
      <w:r w:rsidRPr="00816F79">
        <w:rPr>
          <w:rFonts w:ascii="Courier New" w:eastAsia="Times New Roman" w:hAnsi="Courier New" w:cs="Courier New"/>
          <w:color w:val="000000"/>
          <w:sz w:val="21"/>
          <w:szCs w:val="21"/>
        </w:rPr>
        <w:t xml:space="preserve"> \</w:t>
      </w:r>
    </w:p>
    <w:p w14:paraId="164B52B9"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00"/>
          <w:sz w:val="21"/>
          <w:szCs w:val="21"/>
        </w:rPr>
        <w:t>pygraphviz==</w:t>
      </w:r>
      <w:r w:rsidRPr="00816F79">
        <w:rPr>
          <w:rFonts w:ascii="Courier New" w:eastAsia="Times New Roman" w:hAnsi="Courier New" w:cs="Courier New"/>
          <w:color w:val="116644"/>
          <w:sz w:val="21"/>
          <w:szCs w:val="21"/>
        </w:rPr>
        <w:t>1.6</w:t>
      </w:r>
      <w:r w:rsidRPr="00816F79">
        <w:rPr>
          <w:rFonts w:ascii="Courier New" w:eastAsia="Times New Roman" w:hAnsi="Courier New" w:cs="Courier New"/>
          <w:color w:val="000000"/>
          <w:sz w:val="21"/>
          <w:szCs w:val="21"/>
        </w:rPr>
        <w:t xml:space="preserve"> \</w:t>
      </w:r>
    </w:p>
    <w:p w14:paraId="62B146F1"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00"/>
          <w:sz w:val="21"/>
          <w:szCs w:val="21"/>
        </w:rPr>
        <w:t>scikit-image==</w:t>
      </w:r>
      <w:r w:rsidRPr="00816F79">
        <w:rPr>
          <w:rFonts w:ascii="Courier New" w:eastAsia="Times New Roman" w:hAnsi="Courier New" w:cs="Courier New"/>
          <w:color w:val="116644"/>
          <w:sz w:val="21"/>
          <w:szCs w:val="21"/>
        </w:rPr>
        <w:t>0.17.2</w:t>
      </w:r>
      <w:r w:rsidRPr="00816F79">
        <w:rPr>
          <w:rFonts w:ascii="Courier New" w:eastAsia="Times New Roman" w:hAnsi="Courier New" w:cs="Courier New"/>
          <w:color w:val="000000"/>
          <w:sz w:val="21"/>
          <w:szCs w:val="21"/>
        </w:rPr>
        <w:t xml:space="preserve"> \</w:t>
      </w:r>
    </w:p>
    <w:p w14:paraId="45FB6D2F"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00"/>
          <w:sz w:val="21"/>
          <w:szCs w:val="21"/>
        </w:rPr>
        <w:t>scipy==</w:t>
      </w:r>
      <w:r w:rsidRPr="00816F79">
        <w:rPr>
          <w:rFonts w:ascii="Courier New" w:eastAsia="Times New Roman" w:hAnsi="Courier New" w:cs="Courier New"/>
          <w:color w:val="116644"/>
          <w:sz w:val="21"/>
          <w:szCs w:val="21"/>
        </w:rPr>
        <w:t>1.4.1</w:t>
      </w:r>
      <w:r w:rsidRPr="00816F79">
        <w:rPr>
          <w:rFonts w:ascii="Courier New" w:eastAsia="Times New Roman" w:hAnsi="Courier New" w:cs="Courier New"/>
          <w:color w:val="000000"/>
          <w:sz w:val="21"/>
          <w:szCs w:val="21"/>
        </w:rPr>
        <w:t xml:space="preserve"> \</w:t>
      </w:r>
    </w:p>
    <w:p w14:paraId="5998718D"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00"/>
          <w:sz w:val="21"/>
          <w:szCs w:val="21"/>
        </w:rPr>
        <w:t>svgwrite==</w:t>
      </w:r>
      <w:r w:rsidRPr="00816F79">
        <w:rPr>
          <w:rFonts w:ascii="Courier New" w:eastAsia="Times New Roman" w:hAnsi="Courier New" w:cs="Courier New"/>
          <w:color w:val="116644"/>
          <w:sz w:val="21"/>
          <w:szCs w:val="21"/>
        </w:rPr>
        <w:t>1.4</w:t>
      </w:r>
      <w:r w:rsidRPr="00816F79">
        <w:rPr>
          <w:rFonts w:ascii="Courier New" w:eastAsia="Times New Roman" w:hAnsi="Courier New" w:cs="Courier New"/>
          <w:color w:val="000000"/>
          <w:sz w:val="21"/>
          <w:szCs w:val="21"/>
        </w:rPr>
        <w:t xml:space="preserve"> \</w:t>
      </w:r>
    </w:p>
    <w:p w14:paraId="48490105"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00"/>
          <w:sz w:val="21"/>
          <w:szCs w:val="21"/>
        </w:rPr>
        <w:t>webcolors==</w:t>
      </w:r>
      <w:r w:rsidRPr="00816F79">
        <w:rPr>
          <w:rFonts w:ascii="Courier New" w:eastAsia="Times New Roman" w:hAnsi="Courier New" w:cs="Courier New"/>
          <w:color w:val="116644"/>
          <w:sz w:val="21"/>
          <w:szCs w:val="21"/>
        </w:rPr>
        <w:t>1.11.1</w:t>
      </w:r>
      <w:r w:rsidRPr="00816F79">
        <w:rPr>
          <w:rFonts w:ascii="Courier New" w:eastAsia="Times New Roman" w:hAnsi="Courier New" w:cs="Courier New"/>
          <w:color w:val="000000"/>
          <w:sz w:val="21"/>
          <w:szCs w:val="21"/>
        </w:rPr>
        <w:t xml:space="preserve"> \</w:t>
      </w:r>
    </w:p>
    <w:p w14:paraId="33B8EBA4"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00"/>
          <w:sz w:val="21"/>
          <w:szCs w:val="21"/>
        </w:rPr>
        <w:t>matplotlib==</w:t>
      </w:r>
      <w:r w:rsidRPr="00816F79">
        <w:rPr>
          <w:rFonts w:ascii="Courier New" w:eastAsia="Times New Roman" w:hAnsi="Courier New" w:cs="Courier New"/>
          <w:color w:val="116644"/>
          <w:sz w:val="21"/>
          <w:szCs w:val="21"/>
        </w:rPr>
        <w:t>3.2.1</w:t>
      </w:r>
    </w:p>
    <w:p w14:paraId="5834CFB6" w14:textId="77777777" w:rsidR="007234E7" w:rsidRPr="00816F79" w:rsidRDefault="007234E7" w:rsidP="007234E7">
      <w:pPr>
        <w:bidi w:val="0"/>
      </w:pPr>
    </w:p>
    <w:p w14:paraId="7D1170D9" w14:textId="77777777" w:rsidR="007234E7" w:rsidRDefault="007234E7" w:rsidP="007234E7">
      <w:pPr>
        <w:bidi w:val="0"/>
      </w:pPr>
      <w:r>
        <w:br/>
      </w:r>
      <w:r>
        <w:br/>
      </w:r>
      <w:r>
        <w:rPr>
          <w:b/>
          <w:bCs/>
        </w:rPr>
        <w:t xml:space="preserve">9. </w:t>
      </w:r>
      <w:r>
        <w:t xml:space="preserve">Before running </w:t>
      </w:r>
      <w:r w:rsidRPr="000B4BAD">
        <w:t>“ </w:t>
      </w:r>
      <w:r w:rsidRPr="00342227">
        <w:rPr>
          <w:b/>
          <w:bCs/>
        </w:rPr>
        <w:t>!</w:t>
      </w:r>
      <w:r w:rsidRPr="00342227">
        <w:rPr>
          <w:b/>
          <w:bCs/>
          <w:i/>
          <w:iCs/>
        </w:rPr>
        <w:t>python</w:t>
      </w:r>
      <w:r w:rsidRPr="000B4BAD">
        <w:rPr>
          <w:i/>
          <w:iCs/>
        </w:rPr>
        <w:t xml:space="preserve"> </w:t>
      </w:r>
      <w:r w:rsidRPr="00415324">
        <w:rPr>
          <w:b/>
          <w:bCs/>
          <w:i/>
          <w:iCs/>
        </w:rPr>
        <w:t>variation_bbs_with_target_graph_segments_suppl.py</w:t>
      </w:r>
      <w:r>
        <w:t>” (README instructions):</w:t>
      </w:r>
    </w:p>
    <w:p w14:paraId="21233F14" w14:textId="77777777" w:rsidR="007234E7" w:rsidRDefault="007234E7" w:rsidP="007234E7">
      <w:pPr>
        <w:bidi w:val="0"/>
      </w:pPr>
      <w:r>
        <w:t xml:space="preserve">- </w:t>
      </w:r>
      <w:r w:rsidRPr="00415324">
        <w:rPr>
          <w:b/>
          <w:bCs/>
        </w:rPr>
        <w:t>need to change rooms path in line 180</w:t>
      </w:r>
      <w:r>
        <w:t xml:space="preserve"> to “</w:t>
      </w:r>
      <w:r w:rsidRPr="00415324">
        <w:t xml:space="preserve">rooms_path = '/content/housegan/' </w:t>
      </w:r>
      <w:r>
        <w:t>“ instead of “</w:t>
      </w:r>
      <w:r w:rsidRPr="00415324">
        <w:t>rooms_path = '/local-scratch4/nnauata/autodesk/FloorplanDataset/'</w:t>
      </w:r>
      <w:r>
        <w:t>”</w:t>
      </w:r>
    </w:p>
    <w:p w14:paraId="60379AAF" w14:textId="77777777" w:rsidR="007234E7" w:rsidRDefault="007234E7" w:rsidP="007234E7">
      <w:pPr>
        <w:bidi w:val="0"/>
      </w:pPr>
      <w:r>
        <w:t xml:space="preserve">- </w:t>
      </w:r>
      <w:r>
        <w:rPr>
          <w:b/>
          <w:bCs/>
        </w:rPr>
        <w:t xml:space="preserve">need to change line 174 to </w:t>
      </w:r>
      <w:r w:rsidRPr="00047F26">
        <w:t>“generator.load_state_dict(torch.load(checkpoint, map_location=torch.device('cpu')))”</w:t>
      </w:r>
    </w:p>
    <w:p w14:paraId="50362329" w14:textId="77777777" w:rsidR="007234E7" w:rsidRDefault="007234E7" w:rsidP="007234E7">
      <w:pPr>
        <w:bidi w:val="0"/>
      </w:pPr>
      <w:r>
        <w:t>Edit with notepad, save file and upload it to colab under “housegan”  (you should use different name for avoid confusing between files, for example : save as “updated”)</w:t>
      </w:r>
    </w:p>
    <w:p w14:paraId="47EFB1D6" w14:textId="77777777" w:rsidR="007234E7" w:rsidRDefault="007234E7" w:rsidP="007234E7">
      <w:pPr>
        <w:bidi w:val="0"/>
        <w:rPr>
          <w:b/>
          <w:bCs/>
        </w:rPr>
      </w:pPr>
      <w:r w:rsidRPr="00816F79">
        <w:rPr>
          <w:b/>
          <w:bCs/>
          <w:noProof/>
        </w:rPr>
        <w:lastRenderedPageBreak/>
        <w:drawing>
          <wp:inline distT="0" distB="0" distL="0" distR="0" wp14:anchorId="56AC7C89" wp14:editId="323276FA">
            <wp:extent cx="2676899" cy="5877745"/>
            <wp:effectExtent l="0" t="0" r="9525" b="0"/>
            <wp:docPr id="218206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01063" name="Picture 1" descr="A screenshot of a computer&#10;&#10;Description automatically generated"/>
                    <pic:cNvPicPr/>
                  </pic:nvPicPr>
                  <pic:blipFill>
                    <a:blip r:embed="rId53"/>
                    <a:stretch>
                      <a:fillRect/>
                    </a:stretch>
                  </pic:blipFill>
                  <pic:spPr>
                    <a:xfrm>
                      <a:off x="0" y="0"/>
                      <a:ext cx="2676899" cy="5877745"/>
                    </a:xfrm>
                    <a:prstGeom prst="rect">
                      <a:avLst/>
                    </a:prstGeom>
                  </pic:spPr>
                </pic:pic>
              </a:graphicData>
            </a:graphic>
          </wp:inline>
        </w:drawing>
      </w:r>
    </w:p>
    <w:p w14:paraId="518645B1" w14:textId="77777777" w:rsidR="007234E7" w:rsidRDefault="007234E7" w:rsidP="007234E7">
      <w:pPr>
        <w:bidi w:val="0"/>
        <w:rPr>
          <w:b/>
          <w:bCs/>
        </w:rPr>
      </w:pPr>
    </w:p>
    <w:p w14:paraId="272C872C" w14:textId="77777777" w:rsidR="007234E7" w:rsidRPr="00816F79" w:rsidRDefault="007234E7" w:rsidP="007234E7">
      <w:pPr>
        <w:bidi w:val="0"/>
        <w:rPr>
          <w:b/>
          <w:bCs/>
        </w:rPr>
      </w:pPr>
      <w:r w:rsidRPr="00816F79">
        <w:rPr>
          <w:b/>
          <w:bCs/>
        </w:rPr>
        <w:t>1</w:t>
      </w:r>
      <w:r>
        <w:rPr>
          <w:b/>
          <w:bCs/>
        </w:rPr>
        <w:t>0</w:t>
      </w:r>
      <w:r w:rsidRPr="00816F79">
        <w:rPr>
          <w:b/>
          <w:bCs/>
        </w:rPr>
        <w:t xml:space="preserve">. Run </w:t>
      </w:r>
      <w:r w:rsidRPr="00816F79">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60A"/>
          </mc:Choice>
          <mc:Fallback>
            <w:t>😊</w:t>
          </mc:Fallback>
        </mc:AlternateContent>
      </w:r>
    </w:p>
    <w:p w14:paraId="724A5DBA" w14:textId="77777777" w:rsidR="007234E7" w:rsidRPr="00816F79" w:rsidRDefault="007234E7" w:rsidP="007234E7">
      <w:pPr>
        <w:shd w:val="clear" w:color="auto" w:fill="F7F7F7"/>
        <w:bidi w:val="0"/>
        <w:spacing w:after="0" w:line="285" w:lineRule="atLeast"/>
        <w:rPr>
          <w:rFonts w:ascii="Courier New" w:eastAsia="Times New Roman" w:hAnsi="Courier New" w:cs="Courier New"/>
          <w:color w:val="000000"/>
          <w:sz w:val="21"/>
          <w:szCs w:val="21"/>
        </w:rPr>
      </w:pPr>
      <w:r w:rsidRPr="00816F79">
        <w:rPr>
          <w:rFonts w:ascii="Courier New" w:eastAsia="Times New Roman" w:hAnsi="Courier New" w:cs="Courier New"/>
          <w:color w:val="0000FF"/>
          <w:sz w:val="21"/>
          <w:szCs w:val="21"/>
        </w:rPr>
        <w:t>!</w:t>
      </w:r>
      <w:r w:rsidRPr="00816F79">
        <w:rPr>
          <w:rFonts w:ascii="Courier New" w:eastAsia="Times New Roman" w:hAnsi="Courier New" w:cs="Courier New"/>
          <w:color w:val="000000"/>
          <w:sz w:val="21"/>
          <w:szCs w:val="21"/>
        </w:rPr>
        <w:t>python /content/housegan/updated.py</w:t>
      </w:r>
    </w:p>
    <w:p w14:paraId="29FA91FF" w14:textId="77777777" w:rsidR="007234E7" w:rsidRPr="00816F79" w:rsidRDefault="007234E7" w:rsidP="007234E7">
      <w:pPr>
        <w:shd w:val="clear" w:color="auto" w:fill="F7F7F7"/>
        <w:spacing w:after="240" w:line="285" w:lineRule="atLeast"/>
        <w:rPr>
          <w:rFonts w:ascii="Courier New" w:eastAsia="Times New Roman" w:hAnsi="Courier New" w:cs="Courier New"/>
          <w:color w:val="000000"/>
          <w:sz w:val="21"/>
          <w:szCs w:val="21"/>
        </w:rPr>
      </w:pPr>
    </w:p>
    <w:p w14:paraId="0CBFACFF" w14:textId="77777777" w:rsidR="007234E7" w:rsidRDefault="007234E7" w:rsidP="007234E7">
      <w:pPr>
        <w:rPr>
          <w:b/>
          <w:bCs/>
        </w:rPr>
      </w:pPr>
    </w:p>
    <w:p w14:paraId="305C5F72" w14:textId="77777777" w:rsidR="007234E7" w:rsidRPr="00047F26" w:rsidRDefault="007234E7" w:rsidP="007234E7">
      <w:pPr>
        <w:rPr>
          <w:b/>
          <w:bCs/>
        </w:rPr>
      </w:pPr>
      <w:r>
        <w:rPr>
          <w:b/>
          <w:bCs/>
          <w:noProof/>
        </w:rPr>
        <mc:AlternateContent>
          <mc:Choice Requires="wpi">
            <w:drawing>
              <wp:anchor distT="0" distB="0" distL="114300" distR="114300" simplePos="0" relativeHeight="251672064" behindDoc="0" locked="0" layoutInCell="1" allowOverlap="1" wp14:anchorId="550B1B2D" wp14:editId="261E7CB1">
                <wp:simplePos x="0" y="0"/>
                <wp:positionH relativeFrom="column">
                  <wp:posOffset>4361819</wp:posOffset>
                </wp:positionH>
                <wp:positionV relativeFrom="paragraph">
                  <wp:posOffset>2960492</wp:posOffset>
                </wp:positionV>
                <wp:extent cx="360" cy="360"/>
                <wp:effectExtent l="38100" t="38100" r="57150" b="57150"/>
                <wp:wrapNone/>
                <wp:docPr id="205048748" name="Ink 4"/>
                <wp:cNvGraphicFramePr/>
                <a:graphic xmlns:a="http://schemas.openxmlformats.org/drawingml/2006/main">
                  <a:graphicData uri="http://schemas.microsoft.com/office/word/2010/wordprocessingInk">
                    <w14:contentPart bwMode="auto" r:id="rId54">
                      <w14:nvContentPartPr>
                        <w14:cNvContentPartPr/>
                      </w14:nvContentPartPr>
                      <w14:xfrm>
                        <a:off x="0" y="0"/>
                        <a:ext cx="360" cy="360"/>
                      </w14:xfrm>
                    </w14:contentPart>
                  </a:graphicData>
                </a:graphic>
              </wp:anchor>
            </w:drawing>
          </mc:Choice>
          <mc:Fallback>
            <w:pict>
              <v:shape w14:anchorId="6C53445E" id="Ink 4" o:spid="_x0000_s1026" type="#_x0000_t75" style="position:absolute;left:0;text-align:left;margin-left:342.75pt;margin-top:232.4pt;width:1.45pt;height:1.4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">
                <v:imagedata r:id="rId55" o:title=""/>
              </v:shape>
            </w:pict>
          </mc:Fallback>
        </mc:AlternateContent>
      </w:r>
      <w:r>
        <w:rPr>
          <w:b/>
          <w:bCs/>
          <w:noProof/>
        </w:rPr>
        <mc:AlternateContent>
          <mc:Choice Requires="wpi">
            <w:drawing>
              <wp:anchor distT="0" distB="0" distL="114300" distR="114300" simplePos="0" relativeHeight="251671040" behindDoc="0" locked="0" layoutInCell="1" allowOverlap="1" wp14:anchorId="7AA268FD" wp14:editId="43A2B82F">
                <wp:simplePos x="0" y="0"/>
                <wp:positionH relativeFrom="column">
                  <wp:posOffset>146939</wp:posOffset>
                </wp:positionH>
                <wp:positionV relativeFrom="paragraph">
                  <wp:posOffset>5493812</wp:posOffset>
                </wp:positionV>
                <wp:extent cx="1488960" cy="449280"/>
                <wp:effectExtent l="57150" t="38100" r="35560" b="46355"/>
                <wp:wrapNone/>
                <wp:docPr id="371969880" name="Ink 3"/>
                <wp:cNvGraphicFramePr/>
                <a:graphic xmlns:a="http://schemas.openxmlformats.org/drawingml/2006/main">
                  <a:graphicData uri="http://schemas.microsoft.com/office/word/2010/wordprocessingInk">
                    <w14:contentPart bwMode="auto" r:id="rId56">
                      <w14:nvContentPartPr>
                        <w14:cNvContentPartPr/>
                      </w14:nvContentPartPr>
                      <w14:xfrm>
                        <a:off x="0" y="0"/>
                        <a:ext cx="1488960" cy="449280"/>
                      </w14:xfrm>
                    </w14:contentPart>
                  </a:graphicData>
                </a:graphic>
              </wp:anchor>
            </w:drawing>
          </mc:Choice>
          <mc:Fallback>
            <w:pict>
              <v:shape w14:anchorId="47D45070" id="Ink 3" o:spid="_x0000_s1026" type="#_x0000_t75" style="position:absolute;left:0;text-align:left;margin-left:10.85pt;margin-top:431.9pt;width:118.7pt;height:36.8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">
                <v:imagedata r:id="rId57" o:title=""/>
              </v:shape>
            </w:pict>
          </mc:Fallback>
        </mc:AlternateContent>
      </w:r>
    </w:p>
    <w:p w14:paraId="62C663B7" w14:textId="77777777" w:rsidR="007234E7" w:rsidRPr="00047F26" w:rsidRDefault="007234E7" w:rsidP="007234E7">
      <w:pPr>
        <w:rPr>
          <w:b/>
          <w:bCs/>
        </w:rPr>
      </w:pPr>
    </w:p>
    <w:p w14:paraId="57734C71" w14:textId="77777777" w:rsidR="007234E7" w:rsidRDefault="007234E7" w:rsidP="007234E7">
      <w:pPr>
        <w:shd w:val="clear" w:color="auto" w:fill="FFFFFF"/>
        <w:bidi w:val="0"/>
        <w:spacing w:before="100" w:beforeAutospacing="1" w:after="100" w:afterAutospacing="1" w:line="480" w:lineRule="atLeast"/>
        <w:rPr>
          <w:b/>
          <w:bCs/>
          <w:color w:val="000000" w:themeColor="text1"/>
        </w:rPr>
      </w:pPr>
    </w:p>
    <w:p w14:paraId="0118DB01" w14:textId="77777777" w:rsidR="007234E7" w:rsidRDefault="007234E7" w:rsidP="007234E7">
      <w:pPr>
        <w:shd w:val="clear" w:color="auto" w:fill="FFFFFF"/>
        <w:bidi w:val="0"/>
        <w:spacing w:before="100" w:beforeAutospacing="1" w:after="100" w:afterAutospacing="1" w:line="480" w:lineRule="atLeast"/>
        <w:rPr>
          <w:b/>
          <w:bCs/>
          <w:color w:val="000000" w:themeColor="text1"/>
        </w:rPr>
      </w:pPr>
    </w:p>
    <w:p w14:paraId="6787FCA7" w14:textId="4354B4EB" w:rsidR="00732673" w:rsidRPr="00AE0F89" w:rsidRDefault="00792D93" w:rsidP="007234E7">
      <w:pPr>
        <w:shd w:val="clear" w:color="auto" w:fill="FFFFFF"/>
        <w:bidi w:val="0"/>
        <w:spacing w:before="100" w:beforeAutospacing="1" w:after="100" w:afterAutospacing="1" w:line="480" w:lineRule="atLeast"/>
        <w:rPr>
          <w:b/>
          <w:bCs/>
          <w:color w:val="000000" w:themeColor="text1"/>
          <w:sz w:val="28"/>
          <w:szCs w:val="28"/>
        </w:rPr>
      </w:pPr>
      <w:r w:rsidRPr="00AE0F89">
        <w:rPr>
          <w:b/>
          <w:bCs/>
          <w:color w:val="000000" w:themeColor="text1"/>
          <w:sz w:val="28"/>
          <w:szCs w:val="28"/>
        </w:rPr>
        <w:lastRenderedPageBreak/>
        <w:t>8</w:t>
      </w:r>
      <w:r w:rsidR="00AE0F89" w:rsidRPr="00AE0F89">
        <w:rPr>
          <w:b/>
          <w:bCs/>
          <w:color w:val="000000" w:themeColor="text1"/>
          <w:sz w:val="28"/>
          <w:szCs w:val="28"/>
        </w:rPr>
        <w:t>.</w:t>
      </w:r>
      <w:r w:rsidR="00732673" w:rsidRPr="00AE0F89">
        <w:rPr>
          <w:b/>
          <w:bCs/>
          <w:color w:val="000000" w:themeColor="text1"/>
          <w:sz w:val="28"/>
          <w:szCs w:val="28"/>
        </w:rPr>
        <w:t xml:space="preserve"> </w:t>
      </w:r>
      <w:r w:rsidRPr="00AE0F89">
        <w:rPr>
          <w:b/>
          <w:bCs/>
          <w:color w:val="000000" w:themeColor="text1"/>
          <w:sz w:val="28"/>
          <w:szCs w:val="28"/>
        </w:rPr>
        <w:t xml:space="preserve">class </w:t>
      </w:r>
      <w:r w:rsidR="00732673" w:rsidRPr="00AE0F89">
        <w:rPr>
          <w:b/>
          <w:bCs/>
          <w:color w:val="000000" w:themeColor="text1"/>
          <w:sz w:val="28"/>
          <w:szCs w:val="28"/>
        </w:rPr>
        <w:t>Dia</w:t>
      </w:r>
      <w:r w:rsidR="00E43A5C" w:rsidRPr="00AE0F89">
        <w:rPr>
          <w:b/>
          <w:bCs/>
          <w:color w:val="000000" w:themeColor="text1"/>
          <w:sz w:val="28"/>
          <w:szCs w:val="28"/>
        </w:rPr>
        <w:t>gram</w:t>
      </w:r>
      <w:bookmarkEnd w:id="94"/>
    </w:p>
    <w:p w14:paraId="29561C4A" w14:textId="77777777" w:rsidR="00732673" w:rsidRPr="000F3D9F" w:rsidRDefault="00732673" w:rsidP="00CB49A5">
      <w:pPr>
        <w:shd w:val="clear" w:color="auto" w:fill="FFFFFF"/>
        <w:bidi w:val="0"/>
        <w:spacing w:before="100" w:beforeAutospacing="1" w:after="100" w:afterAutospacing="1" w:line="480" w:lineRule="atLeast"/>
        <w:rPr>
          <w:rFonts w:eastAsia="Times New Roman" w:cstheme="minorHAnsi"/>
          <w:color w:val="292929"/>
          <w:spacing w:val="-4"/>
          <w:kern w:val="36"/>
        </w:rPr>
      </w:pPr>
    </w:p>
    <w:p w14:paraId="6143F675" w14:textId="77777777" w:rsidR="00F80637" w:rsidRPr="00B64D24" w:rsidRDefault="00F80637" w:rsidP="00CB49A5">
      <w:pPr>
        <w:spacing w:before="100" w:beforeAutospacing="1" w:after="100" w:afterAutospacing="1"/>
        <w:jc w:val="right"/>
        <w:rPr>
          <w:rFonts w:cstheme="minorHAnsi"/>
        </w:rPr>
      </w:pPr>
    </w:p>
    <w:p w14:paraId="0267C616" w14:textId="3CB1827C" w:rsidR="00032D77" w:rsidRDefault="00032D77" w:rsidP="00CB49A5">
      <w:pPr>
        <w:spacing w:before="100" w:beforeAutospacing="1" w:after="100" w:afterAutospacing="1"/>
        <w:jc w:val="right"/>
        <w:rPr>
          <w:rFonts w:cstheme="minorHAnsi"/>
        </w:rPr>
      </w:pPr>
    </w:p>
    <w:p w14:paraId="0AF80031" w14:textId="7477757E" w:rsidR="00032D77" w:rsidRDefault="00792D93" w:rsidP="00CB49A5">
      <w:pPr>
        <w:spacing w:before="100" w:beforeAutospacing="1" w:after="100" w:afterAutospacing="1"/>
        <w:jc w:val="right"/>
        <w:rPr>
          <w:rFonts w:cstheme="minorHAnsi"/>
        </w:rPr>
      </w:pPr>
      <w:r>
        <w:rPr>
          <w:noProof/>
        </w:rPr>
        <w:lastRenderedPageBreak/>
        <w:drawing>
          <wp:inline distT="0" distB="0" distL="0" distR="0" wp14:anchorId="25E35438" wp14:editId="3B880E86">
            <wp:extent cx="8960848" cy="5875369"/>
            <wp:effectExtent l="0" t="317" r="0" b="0"/>
            <wp:docPr id="128041711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rot="5400000">
                      <a:off x="0" y="0"/>
                      <a:ext cx="8979917" cy="5887872"/>
                    </a:xfrm>
                    <a:prstGeom prst="rect">
                      <a:avLst/>
                    </a:prstGeom>
                    <a:noFill/>
                    <a:ln>
                      <a:noFill/>
                    </a:ln>
                  </pic:spPr>
                </pic:pic>
              </a:graphicData>
            </a:graphic>
          </wp:inline>
        </w:drawing>
      </w:r>
    </w:p>
    <w:p w14:paraId="78560ABE" w14:textId="20826476" w:rsidR="005542A7" w:rsidRPr="00AE0F89" w:rsidRDefault="00AE0F89" w:rsidP="005542A7">
      <w:pPr>
        <w:pStyle w:val="NormalWeb"/>
        <w:rPr>
          <w:b/>
          <w:bCs/>
          <w:sz w:val="28"/>
          <w:szCs w:val="28"/>
        </w:rPr>
      </w:pPr>
      <w:r w:rsidRPr="00AE0F89">
        <w:rPr>
          <w:b/>
          <w:bCs/>
          <w:sz w:val="28"/>
          <w:szCs w:val="28"/>
        </w:rPr>
        <w:lastRenderedPageBreak/>
        <w:t>9.Sequence Diagram</w:t>
      </w:r>
    </w:p>
    <w:p w14:paraId="1863F792" w14:textId="71025D58" w:rsidR="00965D62" w:rsidRDefault="00965D62" w:rsidP="00CB49A5">
      <w:pPr>
        <w:shd w:val="clear" w:color="auto" w:fill="FFFFFF"/>
        <w:bidi w:val="0"/>
        <w:spacing w:before="100" w:beforeAutospacing="1" w:after="100" w:afterAutospacing="1" w:line="480" w:lineRule="atLeast"/>
        <w:rPr>
          <w:rFonts w:cstheme="minorHAnsi"/>
          <w:b/>
          <w:bCs/>
        </w:rPr>
      </w:pPr>
    </w:p>
    <w:p w14:paraId="4259DFD5" w14:textId="4048F36E" w:rsidR="005542A7" w:rsidRDefault="005542A7" w:rsidP="005542A7">
      <w:pPr>
        <w:pStyle w:val="NormalWeb"/>
      </w:pPr>
      <w:r>
        <w:rPr>
          <w:noProof/>
        </w:rPr>
        <w:drawing>
          <wp:inline distT="0" distB="0" distL="0" distR="0" wp14:anchorId="5B074E76" wp14:editId="0D36FCDD">
            <wp:extent cx="5982970" cy="4224671"/>
            <wp:effectExtent l="0" t="0" r="0" b="4445"/>
            <wp:docPr id="1165446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90409" cy="4229924"/>
                    </a:xfrm>
                    <a:prstGeom prst="rect">
                      <a:avLst/>
                    </a:prstGeom>
                    <a:noFill/>
                    <a:ln>
                      <a:noFill/>
                    </a:ln>
                  </pic:spPr>
                </pic:pic>
              </a:graphicData>
            </a:graphic>
          </wp:inline>
        </w:drawing>
      </w:r>
    </w:p>
    <w:p w14:paraId="0FB4103F" w14:textId="667E099A" w:rsidR="002C227F" w:rsidRPr="00196C6A" w:rsidRDefault="002C227F" w:rsidP="008775BB">
      <w:pPr>
        <w:shd w:val="clear" w:color="auto" w:fill="FFFFFF"/>
        <w:bidi w:val="0"/>
        <w:spacing w:before="100" w:beforeAutospacing="1" w:after="100" w:afterAutospacing="1" w:line="480" w:lineRule="atLeast"/>
        <w:rPr>
          <w:rFonts w:cstheme="minorHAnsi"/>
        </w:rPr>
      </w:pPr>
    </w:p>
    <w:p w14:paraId="1F9B076E" w14:textId="77777777" w:rsidR="006D7D86" w:rsidRDefault="006D7D86" w:rsidP="008775BB">
      <w:pPr>
        <w:shd w:val="clear" w:color="auto" w:fill="FFFFFF"/>
        <w:bidi w:val="0"/>
        <w:spacing w:before="100" w:beforeAutospacing="1" w:after="100" w:afterAutospacing="1" w:line="480" w:lineRule="atLeast"/>
        <w:rPr>
          <w:rFonts w:cstheme="minorHAnsi"/>
        </w:rPr>
      </w:pPr>
    </w:p>
    <w:p w14:paraId="051A6353" w14:textId="4554D8BC" w:rsidR="00A657DB" w:rsidRPr="00D04DCB" w:rsidRDefault="00A657DB" w:rsidP="008775BB">
      <w:pPr>
        <w:shd w:val="clear" w:color="auto" w:fill="FFFFFF"/>
        <w:bidi w:val="0"/>
        <w:spacing w:before="100" w:beforeAutospacing="1" w:after="100" w:afterAutospacing="1" w:line="480" w:lineRule="atLeast"/>
        <w:rPr>
          <w:rFonts w:cstheme="minorHAnsi"/>
        </w:rPr>
      </w:pPr>
    </w:p>
    <w:p w14:paraId="22D2D0C6" w14:textId="4568B065" w:rsidR="00032D77" w:rsidRDefault="00032D77" w:rsidP="008775BB">
      <w:pPr>
        <w:spacing w:before="100" w:beforeAutospacing="1" w:after="100" w:afterAutospacing="1"/>
        <w:jc w:val="right"/>
        <w:rPr>
          <w:rFonts w:cstheme="minorHAnsi"/>
        </w:rPr>
      </w:pPr>
    </w:p>
    <w:p w14:paraId="68DAEE12" w14:textId="4E281C22" w:rsidR="00111344" w:rsidRDefault="00111344" w:rsidP="008775BB">
      <w:pPr>
        <w:spacing w:before="100" w:beforeAutospacing="1" w:after="100" w:afterAutospacing="1"/>
        <w:jc w:val="right"/>
        <w:rPr>
          <w:rFonts w:cstheme="minorHAnsi"/>
        </w:rPr>
      </w:pPr>
    </w:p>
    <w:p w14:paraId="6F0DF1E4" w14:textId="73CC1AAB" w:rsidR="00111344" w:rsidRDefault="00111344" w:rsidP="008775BB">
      <w:pPr>
        <w:spacing w:before="100" w:beforeAutospacing="1" w:after="100" w:afterAutospacing="1"/>
        <w:jc w:val="right"/>
        <w:rPr>
          <w:rFonts w:cstheme="minorHAnsi"/>
        </w:rPr>
      </w:pPr>
    </w:p>
    <w:p w14:paraId="78ECABFC" w14:textId="77777777" w:rsidR="00032D77" w:rsidRDefault="00032D77" w:rsidP="008775BB">
      <w:pPr>
        <w:spacing w:before="100" w:beforeAutospacing="1" w:after="100" w:afterAutospacing="1"/>
        <w:jc w:val="right"/>
        <w:rPr>
          <w:rFonts w:cstheme="minorHAnsi"/>
        </w:rPr>
      </w:pPr>
    </w:p>
    <w:p w14:paraId="48FAB4BD" w14:textId="149A55DD" w:rsidR="000919E2" w:rsidRDefault="000919E2" w:rsidP="008775BB">
      <w:pPr>
        <w:spacing w:before="100" w:beforeAutospacing="1" w:after="100" w:afterAutospacing="1"/>
        <w:jc w:val="right"/>
        <w:rPr>
          <w:rFonts w:cstheme="minorHAnsi"/>
        </w:rPr>
      </w:pPr>
    </w:p>
    <w:p w14:paraId="2236E8E2" w14:textId="617F5954" w:rsidR="000919E2" w:rsidRDefault="000919E2" w:rsidP="00E73725">
      <w:pPr>
        <w:spacing w:after="0"/>
        <w:jc w:val="right"/>
        <w:rPr>
          <w:rFonts w:cstheme="minorHAnsi"/>
        </w:rPr>
      </w:pPr>
    </w:p>
    <w:p w14:paraId="0FA934EE" w14:textId="7FDCAB6A" w:rsidR="0092749E" w:rsidRDefault="0092749E" w:rsidP="00E73725">
      <w:pPr>
        <w:spacing w:after="0"/>
        <w:jc w:val="right"/>
        <w:rPr>
          <w:rFonts w:cstheme="minorHAnsi"/>
        </w:rPr>
      </w:pPr>
    </w:p>
    <w:p w14:paraId="5B9BE7EA" w14:textId="75075E42" w:rsidR="0092749E" w:rsidRDefault="0092749E" w:rsidP="00E73725">
      <w:pPr>
        <w:spacing w:after="0"/>
        <w:jc w:val="right"/>
        <w:rPr>
          <w:rFonts w:cstheme="minorHAnsi"/>
        </w:rPr>
      </w:pPr>
    </w:p>
    <w:p w14:paraId="51EDBDED" w14:textId="33A55864" w:rsidR="00D32BFD" w:rsidRPr="00D53C51" w:rsidRDefault="00AE0F89" w:rsidP="008775BB">
      <w:pPr>
        <w:pStyle w:val="2"/>
        <w:bidi/>
        <w:jc w:val="right"/>
        <w:rPr>
          <w:rFonts w:asciiTheme="minorHAnsi" w:hAnsiTheme="minorHAnsi" w:cstheme="minorHAnsi"/>
          <w:color w:val="000000" w:themeColor="text1"/>
          <w:sz w:val="28"/>
          <w:szCs w:val="28"/>
        </w:rPr>
      </w:pPr>
      <w:bookmarkStart w:id="95" w:name="_Toc138549794"/>
      <w:r>
        <w:rPr>
          <w:rFonts w:asciiTheme="minorHAnsi" w:hAnsiTheme="minorHAnsi" w:cstheme="minorHAnsi"/>
          <w:color w:val="000000" w:themeColor="text1"/>
          <w:sz w:val="28"/>
          <w:szCs w:val="28"/>
        </w:rPr>
        <w:t>10</w:t>
      </w:r>
      <w:r w:rsidR="00D32BFD" w:rsidRPr="00D53C51">
        <w:rPr>
          <w:rFonts w:asciiTheme="minorHAnsi" w:hAnsiTheme="minorHAnsi" w:cstheme="minorHAnsi"/>
          <w:color w:val="000000" w:themeColor="text1"/>
          <w:sz w:val="28"/>
          <w:szCs w:val="28"/>
        </w:rPr>
        <w:t>. Verification Plan</w:t>
      </w:r>
      <w:bookmarkEnd w:id="95"/>
    </w:p>
    <w:p w14:paraId="1B06B133" w14:textId="1A635FD6" w:rsidR="005A3301" w:rsidRDefault="00D32BFD" w:rsidP="008775BB">
      <w:pPr>
        <w:spacing w:before="100" w:beforeAutospacing="1" w:after="100" w:afterAutospacing="1"/>
        <w:jc w:val="right"/>
        <w:rPr>
          <w:rFonts w:hint="cs"/>
          <w:b/>
          <w:bCs/>
          <w:sz w:val="28"/>
          <w:szCs w:val="28"/>
          <w:rtl/>
        </w:rPr>
      </w:pPr>
      <w:r>
        <w:rPr>
          <w:b/>
          <w:bCs/>
          <w:sz w:val="28"/>
          <w:szCs w:val="28"/>
        </w:rPr>
        <w:t xml:space="preserve"> </w:t>
      </w:r>
      <w:r w:rsidR="007149C7">
        <w:t xml:space="preserve">We </w:t>
      </w:r>
      <w:r w:rsidR="00AE0F89">
        <w:t>tested</w:t>
      </w:r>
      <w:r w:rsidR="007149C7">
        <w:t xml:space="preserve"> the following tests to evaluate the system performance and stability:</w:t>
      </w:r>
      <w:r w:rsidR="007149C7">
        <w:br/>
      </w:r>
      <w:r w:rsidR="000C6382">
        <w:rPr>
          <w:noProof/>
        </w:rPr>
        <w:drawing>
          <wp:inline distT="0" distB="0" distL="0" distR="0" wp14:anchorId="30000DDD" wp14:editId="0C081598">
            <wp:extent cx="5274310" cy="3990340"/>
            <wp:effectExtent l="0" t="0" r="2540" b="0"/>
            <wp:docPr id="6990453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990340"/>
                    </a:xfrm>
                    <a:prstGeom prst="rect">
                      <a:avLst/>
                    </a:prstGeom>
                    <a:noFill/>
                    <a:ln>
                      <a:noFill/>
                    </a:ln>
                  </pic:spPr>
                </pic:pic>
              </a:graphicData>
            </a:graphic>
          </wp:inline>
        </w:drawing>
      </w:r>
    </w:p>
    <w:p w14:paraId="1BF22841" w14:textId="5576D9CE" w:rsidR="00D32BFD" w:rsidDel="00EA54F4" w:rsidRDefault="000C6382" w:rsidP="00E73725">
      <w:pPr>
        <w:spacing w:after="0"/>
        <w:jc w:val="right"/>
        <w:rPr>
          <w:del w:id="96" w:author="Dvora Toledano-kitai" w:date="2024-05-02T09:19:00Z"/>
          <w:b/>
          <w:bCs/>
          <w:sz w:val="28"/>
          <w:szCs w:val="28"/>
        </w:rPr>
      </w:pPr>
      <w:r>
        <w:rPr>
          <w:rFonts w:cs="Calibri"/>
          <w:noProof/>
          <w:rtl/>
          <w:lang w:val="he-IL"/>
        </w:rPr>
        <mc:AlternateContent>
          <mc:Choice Requires="wps">
            <w:drawing>
              <wp:anchor distT="0" distB="0" distL="114300" distR="114300" simplePos="0" relativeHeight="251650560" behindDoc="0" locked="0" layoutInCell="1" allowOverlap="1" wp14:anchorId="6E621F61" wp14:editId="0657AC6C">
                <wp:simplePos x="0" y="0"/>
                <wp:positionH relativeFrom="margin">
                  <wp:posOffset>972820</wp:posOffset>
                </wp:positionH>
                <wp:positionV relativeFrom="paragraph">
                  <wp:posOffset>6350</wp:posOffset>
                </wp:positionV>
                <wp:extent cx="2849880" cy="257175"/>
                <wp:effectExtent l="0" t="0" r="26670" b="28575"/>
                <wp:wrapNone/>
                <wp:docPr id="340486115" name="Rectangle 3"/>
                <wp:cNvGraphicFramePr/>
                <a:graphic xmlns:a="http://schemas.openxmlformats.org/drawingml/2006/main">
                  <a:graphicData uri="http://schemas.microsoft.com/office/word/2010/wordprocessingShape">
                    <wps:wsp>
                      <wps:cNvSpPr/>
                      <wps:spPr>
                        <a:xfrm>
                          <a:off x="0" y="0"/>
                          <a:ext cx="284988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CAB30B" w14:textId="550D7140" w:rsidR="0079735B" w:rsidRDefault="0079735B" w:rsidP="0079735B">
                            <w:pPr>
                              <w:jc w:val="right"/>
                            </w:pPr>
                            <w:r>
                              <w:t xml:space="preserve">Fig.26: </w:t>
                            </w:r>
                            <w:r w:rsidR="000C6382">
                              <w:t>test plan</w:t>
                            </w:r>
                            <w:r>
                              <w:t xml:space="preserv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621F61" id="_x0000_s1051" style="position:absolute;margin-left:76.6pt;margin-top:.5pt;width:224.4pt;height:20.25pt;z-index:251650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" fillcolor="white [3201]" strokecolor="#70ad47 [3209]" strokeweight="1pt">
                <v:textbox>
                  <w:txbxContent>
                    <w:p w14:paraId="4FCAB30B" w14:textId="550D7140" w:rsidR="0079735B" w:rsidRDefault="0079735B" w:rsidP="0079735B">
                      <w:pPr>
                        <w:jc w:val="right"/>
                      </w:pPr>
                      <w:r>
                        <w:t xml:space="preserve">Fig.26: </w:t>
                      </w:r>
                      <w:r w:rsidR="000C6382">
                        <w:t>test plan</w:t>
                      </w:r>
                      <w:r>
                        <w:t xml:space="preserve"> table</w:t>
                      </w:r>
                    </w:p>
                  </w:txbxContent>
                </v:textbox>
                <w10:wrap anchorx="margin"/>
              </v:rect>
            </w:pict>
          </mc:Fallback>
        </mc:AlternateContent>
      </w:r>
      <w:r w:rsidR="00D32BFD">
        <w:rPr>
          <w:b/>
          <w:bCs/>
          <w:sz w:val="28"/>
          <w:szCs w:val="28"/>
        </w:rPr>
        <w:t xml:space="preserve"> </w:t>
      </w:r>
    </w:p>
    <w:p w14:paraId="3A96D134" w14:textId="387357BD" w:rsidR="00AE0F89" w:rsidRDefault="00AE0F89">
      <w:pPr>
        <w:spacing w:after="0"/>
        <w:jc w:val="right"/>
        <w:pPrChange w:id="97" w:author="Dvora Toledano-kitai" w:date="2024-05-02T09:19:00Z">
          <w:pPr>
            <w:pStyle w:val="2"/>
            <w:bidi/>
            <w:jc w:val="right"/>
          </w:pPr>
        </w:pPrChange>
      </w:pPr>
      <w:bookmarkStart w:id="98" w:name="_Toc138549795"/>
    </w:p>
    <w:p w14:paraId="747BBDB4" w14:textId="3F8B1379" w:rsidR="00AE0F89" w:rsidRDefault="00AE0F89" w:rsidP="00AE0F89">
      <w:pPr>
        <w:pStyle w:val="2"/>
        <w:bidi/>
        <w:jc w:val="right"/>
        <w:rPr>
          <w:rFonts w:asciiTheme="minorHAnsi" w:hAnsiTheme="minorHAnsi" w:cstheme="minorHAnsi"/>
          <w:color w:val="000000" w:themeColor="text1"/>
          <w:sz w:val="28"/>
          <w:szCs w:val="28"/>
        </w:rPr>
      </w:pPr>
    </w:p>
    <w:p w14:paraId="1EEE52E9" w14:textId="77777777" w:rsidR="00AE0F89" w:rsidRDefault="00AE0F89" w:rsidP="00AE0F89">
      <w:pPr>
        <w:pStyle w:val="2"/>
        <w:bidi/>
        <w:jc w:val="right"/>
        <w:rPr>
          <w:rFonts w:asciiTheme="minorHAnsi" w:hAnsiTheme="minorHAnsi" w:cstheme="minorHAnsi"/>
          <w:color w:val="000000" w:themeColor="text1"/>
          <w:sz w:val="28"/>
          <w:szCs w:val="28"/>
        </w:rPr>
      </w:pPr>
    </w:p>
    <w:p w14:paraId="2FD6DEC5" w14:textId="37825B1E" w:rsidR="00AE0F89" w:rsidRPr="00D53C51" w:rsidRDefault="00AE0F89" w:rsidP="00AE0F89">
      <w:pPr>
        <w:pStyle w:val="2"/>
        <w:bidi/>
        <w:jc w:val="right"/>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11</w:t>
      </w:r>
      <w:r w:rsidR="00CE47F7" w:rsidRPr="00D53C51">
        <w:rPr>
          <w:rFonts w:asciiTheme="minorHAnsi" w:hAnsiTheme="minorHAnsi" w:cstheme="minorHAnsi"/>
          <w:color w:val="000000" w:themeColor="text1"/>
          <w:sz w:val="28"/>
          <w:szCs w:val="28"/>
        </w:rPr>
        <w:t>. Summary</w:t>
      </w:r>
      <w:bookmarkEnd w:id="98"/>
    </w:p>
    <w:p w14:paraId="39574B74" w14:textId="77777777" w:rsidR="003844EC" w:rsidRPr="003844EC" w:rsidRDefault="003844EC" w:rsidP="00E73725">
      <w:pPr>
        <w:bidi w:val="0"/>
        <w:spacing w:before="100" w:beforeAutospacing="1" w:after="100" w:afterAutospacing="1"/>
        <w:rPr>
          <w:rFonts w:cstheme="minorHAnsi"/>
        </w:rPr>
      </w:pPr>
      <w:r w:rsidRPr="003844EC">
        <w:rPr>
          <w:rFonts w:cstheme="minorHAnsi"/>
        </w:rPr>
        <w:t>As technology advances in our environment, it would be a waste not to use its benefits to speed up operations and avoid wasting money.</w:t>
      </w:r>
    </w:p>
    <w:p w14:paraId="6F5DC249" w14:textId="0C425D38" w:rsidR="00965D62" w:rsidRDefault="003844EC" w:rsidP="00E73725">
      <w:pPr>
        <w:bidi w:val="0"/>
        <w:spacing w:before="100" w:beforeAutospacing="1" w:after="100" w:afterAutospacing="1"/>
        <w:rPr>
          <w:rFonts w:cstheme="minorHAnsi"/>
        </w:rPr>
      </w:pPr>
      <w:r w:rsidRPr="003844EC">
        <w:rPr>
          <w:rFonts w:cstheme="minorHAnsi"/>
        </w:rPr>
        <w:t xml:space="preserve">The production of a house layout is a good example of this; during the project, </w:t>
      </w:r>
      <w:r w:rsidR="008C6588">
        <w:rPr>
          <w:rFonts w:cstheme="minorHAnsi"/>
        </w:rPr>
        <w:t>the issue of the</w:t>
      </w:r>
      <w:r w:rsidR="008C6588" w:rsidRPr="00CB114A">
        <w:rPr>
          <w:rFonts w:cstheme="minorHAnsi"/>
        </w:rPr>
        <w:t xml:space="preserve"> </w:t>
      </w:r>
      <w:r w:rsidR="008C6588" w:rsidRPr="003844EC">
        <w:rPr>
          <w:rFonts w:cstheme="minorHAnsi"/>
        </w:rPr>
        <w:t>process of planning and building a house</w:t>
      </w:r>
      <w:r w:rsidR="008C6588">
        <w:rPr>
          <w:rFonts w:cstheme="minorHAnsi"/>
        </w:rPr>
        <w:t xml:space="preserve"> is clearly optimized</w:t>
      </w:r>
      <w:r w:rsidR="008C6588" w:rsidRPr="003844EC">
        <w:rPr>
          <w:rFonts w:cstheme="minorHAnsi"/>
        </w:rPr>
        <w:t xml:space="preserve"> </w:t>
      </w:r>
      <w:r w:rsidR="005A21C4">
        <w:rPr>
          <w:rFonts w:cstheme="minorHAnsi"/>
        </w:rPr>
        <w:t>by using</w:t>
      </w:r>
      <w:r w:rsidR="005A21C4" w:rsidRPr="003844EC">
        <w:rPr>
          <w:rFonts w:cstheme="minorHAnsi"/>
        </w:rPr>
        <w:t xml:space="preserve"> the process of producing the house layout by the model </w:t>
      </w:r>
      <w:r w:rsidR="00C359B2" w:rsidRPr="003844EC">
        <w:rPr>
          <w:rFonts w:cstheme="minorHAnsi"/>
        </w:rPr>
        <w:t>which without the model is entirely dependent on the architect and takes a significant amount of time and money</w:t>
      </w:r>
      <w:r w:rsidR="00C359B2">
        <w:rPr>
          <w:rFonts w:cstheme="minorHAnsi"/>
        </w:rPr>
        <w:t>.</w:t>
      </w:r>
    </w:p>
    <w:p w14:paraId="6F1A39A2" w14:textId="465D3717" w:rsidR="00E50FAD" w:rsidRDefault="00E50FAD" w:rsidP="00E73725">
      <w:pPr>
        <w:bidi w:val="0"/>
        <w:spacing w:before="100" w:beforeAutospacing="1" w:after="100" w:afterAutospacing="1"/>
        <w:rPr>
          <w:rFonts w:cstheme="minorHAnsi"/>
        </w:rPr>
      </w:pPr>
      <w:r>
        <w:rPr>
          <w:rFonts w:cstheme="minorHAnsi"/>
        </w:rPr>
        <w:lastRenderedPageBreak/>
        <w:t>Designing</w:t>
      </w:r>
      <w:r w:rsidR="00A9700C" w:rsidRPr="00301446">
        <w:rPr>
          <w:rFonts w:cstheme="minorHAnsi"/>
        </w:rPr>
        <w:t xml:space="preserve"> a house layout using the HouseGAN model</w:t>
      </w:r>
      <w:r w:rsidR="00A9700C">
        <w:rPr>
          <w:rFonts w:cstheme="minorHAnsi" w:hint="cs"/>
          <w:rtl/>
        </w:rPr>
        <w:t xml:space="preserve"> </w:t>
      </w:r>
      <w:r w:rsidR="00A9700C">
        <w:rPr>
          <w:rFonts w:cstheme="minorHAnsi"/>
        </w:rPr>
        <w:t>is</w:t>
      </w:r>
      <w:r w:rsidR="00A9700C" w:rsidRPr="00301446">
        <w:rPr>
          <w:rFonts w:cstheme="minorHAnsi"/>
        </w:rPr>
        <w:t xml:space="preserve"> explicitly discussed</w:t>
      </w:r>
      <w:r w:rsidR="00854D50">
        <w:rPr>
          <w:rFonts w:cstheme="minorHAnsi"/>
        </w:rPr>
        <w:t xml:space="preserve"> as well as several </w:t>
      </w:r>
      <w:r w:rsidR="00992F9F" w:rsidRPr="00301446">
        <w:rPr>
          <w:rFonts w:cstheme="minorHAnsi"/>
        </w:rPr>
        <w:t>ways for creating house layouts</w:t>
      </w:r>
      <w:r w:rsidR="00992F9F">
        <w:rPr>
          <w:rFonts w:cstheme="minorHAnsi"/>
        </w:rPr>
        <w:t xml:space="preserve"> used in the past</w:t>
      </w:r>
      <w:r w:rsidR="00992F9F" w:rsidRPr="00301446">
        <w:rPr>
          <w:rFonts w:cstheme="minorHAnsi"/>
        </w:rPr>
        <w:t>,</w:t>
      </w:r>
      <w:r w:rsidR="00992F9F">
        <w:rPr>
          <w:rFonts w:cstheme="minorHAnsi"/>
        </w:rPr>
        <w:t xml:space="preserve"> </w:t>
      </w:r>
      <w:r w:rsidRPr="00301446">
        <w:rPr>
          <w:rFonts w:cstheme="minorHAnsi"/>
        </w:rPr>
        <w:t xml:space="preserve">various and complicated </w:t>
      </w:r>
      <w:r w:rsidR="008F5EFA" w:rsidRPr="00301446">
        <w:rPr>
          <w:rFonts w:cstheme="minorHAnsi"/>
        </w:rPr>
        <w:t>architectures,</w:t>
      </w:r>
      <w:r w:rsidRPr="00301446">
        <w:rPr>
          <w:rFonts w:cstheme="minorHAnsi"/>
        </w:rPr>
        <w:t xml:space="preserve"> and functionalities.</w:t>
      </w:r>
    </w:p>
    <w:p w14:paraId="02ED4241" w14:textId="77777777" w:rsidR="008F5EFA" w:rsidRDefault="008F5EFA" w:rsidP="00E73725">
      <w:pPr>
        <w:bidi w:val="0"/>
        <w:spacing w:before="100" w:beforeAutospacing="1" w:after="100" w:afterAutospacing="1"/>
        <w:rPr>
          <w:rFonts w:cstheme="minorHAnsi"/>
        </w:rPr>
      </w:pPr>
      <w:r w:rsidRPr="00986166">
        <w:rPr>
          <w:rFonts w:cstheme="minorHAnsi"/>
        </w:rPr>
        <w:t>Throughout the research, we were impressed by how exciting and influential the area of machine learning is, especially when applied to civil engineering rather than just computer science.</w:t>
      </w:r>
    </w:p>
    <w:p w14:paraId="33436CCB" w14:textId="77777777" w:rsidR="00F24973" w:rsidRDefault="00F24973" w:rsidP="00F24973">
      <w:pPr>
        <w:bidi w:val="0"/>
        <w:spacing w:before="100" w:beforeAutospacing="1" w:after="100" w:afterAutospacing="1"/>
        <w:rPr>
          <w:rFonts w:cstheme="minorHAnsi"/>
        </w:rPr>
      </w:pPr>
    </w:p>
    <w:p w14:paraId="2E4E0A48" w14:textId="0C6C5EFE" w:rsidR="008F5EFA" w:rsidRPr="00AE0F89" w:rsidRDefault="00AE0F89" w:rsidP="00E73725">
      <w:pPr>
        <w:bidi w:val="0"/>
        <w:spacing w:before="100" w:beforeAutospacing="1" w:after="100" w:afterAutospacing="1"/>
        <w:rPr>
          <w:b/>
          <w:bCs/>
          <w:sz w:val="28"/>
          <w:szCs w:val="28"/>
        </w:rPr>
      </w:pPr>
      <w:r w:rsidRPr="00AE0F89">
        <w:rPr>
          <w:b/>
          <w:bCs/>
          <w:sz w:val="28"/>
          <w:szCs w:val="28"/>
        </w:rPr>
        <w:t xml:space="preserve">12. </w:t>
      </w:r>
      <w:r w:rsidR="00FD4CAC" w:rsidRPr="00AE0F89">
        <w:rPr>
          <w:b/>
          <w:bCs/>
          <w:sz w:val="28"/>
          <w:szCs w:val="28"/>
        </w:rPr>
        <w:t>GitHub Repository</w:t>
      </w:r>
    </w:p>
    <w:p w14:paraId="24503353" w14:textId="16B16794" w:rsidR="00986166" w:rsidRDefault="006B25F0" w:rsidP="00E73725">
      <w:pPr>
        <w:bidi w:val="0"/>
        <w:spacing w:before="100" w:beforeAutospacing="1" w:after="100" w:afterAutospacing="1"/>
        <w:rPr>
          <w:rFonts w:cstheme="minorHAnsi"/>
        </w:rPr>
      </w:pPr>
      <w:r w:rsidRPr="006B25F0">
        <w:rPr>
          <w:rFonts w:cstheme="minorHAnsi"/>
          <w:b/>
          <w:bCs/>
        </w:rPr>
        <w:t>https://github.com/yael918/HOUSEGAN</w:t>
      </w:r>
    </w:p>
    <w:p w14:paraId="3C01D2F7" w14:textId="2BF0BF77" w:rsidR="00965D62" w:rsidRDefault="00965D62" w:rsidP="00E73725">
      <w:pPr>
        <w:spacing w:before="100" w:beforeAutospacing="1" w:after="100" w:afterAutospacing="1"/>
        <w:jc w:val="right"/>
        <w:rPr>
          <w:rFonts w:cstheme="minorHAnsi"/>
          <w:rtl/>
        </w:rPr>
      </w:pPr>
    </w:p>
    <w:p w14:paraId="1500A004" w14:textId="77777777" w:rsidR="00AE0F89" w:rsidRDefault="00AE0F89" w:rsidP="00E73725">
      <w:pPr>
        <w:spacing w:before="100" w:beforeAutospacing="1" w:after="100" w:afterAutospacing="1"/>
        <w:jc w:val="right"/>
        <w:rPr>
          <w:rFonts w:cstheme="minorHAnsi"/>
          <w:rtl/>
        </w:rPr>
      </w:pPr>
    </w:p>
    <w:p w14:paraId="3F435D18" w14:textId="77777777" w:rsidR="00AE0F89" w:rsidRDefault="00AE0F89" w:rsidP="00E73725">
      <w:pPr>
        <w:spacing w:before="100" w:beforeAutospacing="1" w:after="100" w:afterAutospacing="1"/>
        <w:jc w:val="right"/>
        <w:rPr>
          <w:rFonts w:cstheme="minorHAnsi"/>
          <w:rtl/>
        </w:rPr>
      </w:pPr>
    </w:p>
    <w:p w14:paraId="54DC6BF8" w14:textId="77777777" w:rsidR="00AE0F89" w:rsidRDefault="00AE0F89" w:rsidP="00E73725">
      <w:pPr>
        <w:spacing w:before="100" w:beforeAutospacing="1" w:after="100" w:afterAutospacing="1"/>
        <w:jc w:val="right"/>
        <w:rPr>
          <w:rFonts w:cstheme="minorHAnsi"/>
          <w:rtl/>
        </w:rPr>
      </w:pPr>
    </w:p>
    <w:p w14:paraId="15977CA7" w14:textId="77777777" w:rsidR="00AE0F89" w:rsidRDefault="00AE0F89" w:rsidP="00E73725">
      <w:pPr>
        <w:spacing w:before="100" w:beforeAutospacing="1" w:after="100" w:afterAutospacing="1"/>
        <w:jc w:val="right"/>
        <w:rPr>
          <w:rFonts w:cstheme="minorHAnsi"/>
          <w:rtl/>
        </w:rPr>
      </w:pPr>
    </w:p>
    <w:p w14:paraId="7B4527B3" w14:textId="77777777" w:rsidR="00AE0F89" w:rsidRDefault="00AE0F89" w:rsidP="00E73725">
      <w:pPr>
        <w:spacing w:before="100" w:beforeAutospacing="1" w:after="100" w:afterAutospacing="1"/>
        <w:jc w:val="right"/>
        <w:rPr>
          <w:rFonts w:cstheme="minorHAnsi"/>
          <w:rtl/>
        </w:rPr>
      </w:pPr>
    </w:p>
    <w:p w14:paraId="35307E95" w14:textId="77777777" w:rsidR="00AE0F89" w:rsidRDefault="00AE0F89" w:rsidP="00E73725">
      <w:pPr>
        <w:spacing w:before="100" w:beforeAutospacing="1" w:after="100" w:afterAutospacing="1"/>
        <w:jc w:val="right"/>
        <w:rPr>
          <w:rFonts w:cstheme="minorHAnsi"/>
          <w:rtl/>
        </w:rPr>
      </w:pPr>
    </w:p>
    <w:p w14:paraId="66FF787B" w14:textId="77777777" w:rsidR="00AE0F89" w:rsidRDefault="00AE0F89" w:rsidP="00E73725">
      <w:pPr>
        <w:spacing w:before="100" w:beforeAutospacing="1" w:after="100" w:afterAutospacing="1"/>
        <w:jc w:val="right"/>
        <w:rPr>
          <w:rFonts w:cstheme="minorHAnsi"/>
          <w:rtl/>
        </w:rPr>
      </w:pPr>
    </w:p>
    <w:p w14:paraId="16816D20" w14:textId="77777777" w:rsidR="00AE0F89" w:rsidRDefault="00AE0F89" w:rsidP="00E73725">
      <w:pPr>
        <w:spacing w:before="100" w:beforeAutospacing="1" w:after="100" w:afterAutospacing="1"/>
        <w:jc w:val="right"/>
        <w:rPr>
          <w:rFonts w:cstheme="minorHAnsi"/>
        </w:rPr>
      </w:pPr>
    </w:p>
    <w:p w14:paraId="74AFE2CD" w14:textId="77777777" w:rsidR="00AE0F89" w:rsidRDefault="00AE0F89" w:rsidP="00E73725">
      <w:pPr>
        <w:spacing w:before="100" w:beforeAutospacing="1" w:after="100" w:afterAutospacing="1"/>
        <w:jc w:val="right"/>
        <w:rPr>
          <w:rFonts w:cstheme="minorHAnsi"/>
        </w:rPr>
      </w:pPr>
    </w:p>
    <w:p w14:paraId="0ADB44BD" w14:textId="77777777" w:rsidR="00AE0F89" w:rsidRDefault="00AE0F89" w:rsidP="00E73725">
      <w:pPr>
        <w:spacing w:before="100" w:beforeAutospacing="1" w:after="100" w:afterAutospacing="1"/>
        <w:jc w:val="right"/>
        <w:rPr>
          <w:rFonts w:cstheme="minorHAnsi"/>
          <w:rtl/>
        </w:rPr>
      </w:pPr>
    </w:p>
    <w:p w14:paraId="4DB25F17" w14:textId="77777777" w:rsidR="000C6382" w:rsidRDefault="000C6382" w:rsidP="00E73725">
      <w:pPr>
        <w:spacing w:before="100" w:beforeAutospacing="1" w:after="100" w:afterAutospacing="1"/>
        <w:jc w:val="right"/>
        <w:rPr>
          <w:rFonts w:cstheme="minorHAnsi"/>
          <w:rtl/>
        </w:rPr>
      </w:pPr>
    </w:p>
    <w:p w14:paraId="6F5A6D1B" w14:textId="77777777" w:rsidR="000C6382" w:rsidRDefault="000C6382" w:rsidP="00E73725">
      <w:pPr>
        <w:spacing w:before="100" w:beforeAutospacing="1" w:after="100" w:afterAutospacing="1"/>
        <w:jc w:val="right"/>
        <w:rPr>
          <w:rFonts w:cstheme="minorHAnsi"/>
          <w:rtl/>
        </w:rPr>
      </w:pPr>
    </w:p>
    <w:p w14:paraId="539F86EC" w14:textId="77777777" w:rsidR="000C6382" w:rsidRDefault="000C6382" w:rsidP="00E73725">
      <w:pPr>
        <w:spacing w:before="100" w:beforeAutospacing="1" w:after="100" w:afterAutospacing="1"/>
        <w:jc w:val="right"/>
        <w:rPr>
          <w:rFonts w:cstheme="minorHAnsi"/>
          <w:rtl/>
        </w:rPr>
      </w:pPr>
    </w:p>
    <w:p w14:paraId="4781833C" w14:textId="77777777" w:rsidR="000C6382" w:rsidRDefault="000C6382" w:rsidP="00E73725">
      <w:pPr>
        <w:spacing w:before="100" w:beforeAutospacing="1" w:after="100" w:afterAutospacing="1"/>
        <w:jc w:val="right"/>
        <w:rPr>
          <w:rFonts w:cstheme="minorHAnsi"/>
          <w:rtl/>
        </w:rPr>
      </w:pPr>
    </w:p>
    <w:p w14:paraId="1B6A838E" w14:textId="77777777" w:rsidR="000C6382" w:rsidRDefault="000C6382" w:rsidP="00E73725">
      <w:pPr>
        <w:spacing w:before="100" w:beforeAutospacing="1" w:after="100" w:afterAutospacing="1"/>
        <w:jc w:val="right"/>
        <w:rPr>
          <w:rFonts w:cstheme="minorHAnsi"/>
          <w:rtl/>
        </w:rPr>
      </w:pPr>
    </w:p>
    <w:p w14:paraId="3FBA5EEC" w14:textId="77777777" w:rsidR="004B4033" w:rsidRDefault="004B4033" w:rsidP="00E73725">
      <w:pPr>
        <w:spacing w:before="100" w:beforeAutospacing="1" w:after="100" w:afterAutospacing="1"/>
        <w:jc w:val="right"/>
        <w:rPr>
          <w:rFonts w:cstheme="minorHAnsi"/>
          <w:rtl/>
        </w:rPr>
      </w:pPr>
    </w:p>
    <w:p w14:paraId="664B64EB" w14:textId="77777777" w:rsidR="004B4033" w:rsidRDefault="004B4033" w:rsidP="00E73725">
      <w:pPr>
        <w:spacing w:before="100" w:beforeAutospacing="1" w:after="100" w:afterAutospacing="1"/>
        <w:jc w:val="right"/>
        <w:rPr>
          <w:rFonts w:cstheme="minorHAnsi" w:hint="cs"/>
        </w:rPr>
      </w:pPr>
    </w:p>
    <w:p w14:paraId="7B2CE3FC" w14:textId="60BD81FC" w:rsidR="007234E7" w:rsidRPr="00EC596D" w:rsidRDefault="00AE0F89" w:rsidP="007234E7">
      <w:pPr>
        <w:pStyle w:val="2"/>
        <w:bidi/>
        <w:jc w:val="right"/>
        <w:rPr>
          <w:rFonts w:asciiTheme="minorHAnsi" w:hAnsiTheme="minorHAnsi" w:cstheme="minorHAnsi"/>
          <w:color w:val="000000" w:themeColor="text1"/>
          <w:sz w:val="28"/>
          <w:szCs w:val="28"/>
          <w:rtl/>
        </w:rPr>
      </w:pPr>
      <w:bookmarkStart w:id="99" w:name="_Toc138549796"/>
      <w:r>
        <w:rPr>
          <w:rFonts w:asciiTheme="minorHAnsi" w:hAnsiTheme="minorHAnsi" w:cstheme="minorHAnsi"/>
          <w:color w:val="000000" w:themeColor="text1"/>
          <w:sz w:val="28"/>
          <w:szCs w:val="28"/>
        </w:rPr>
        <w:t>13</w:t>
      </w:r>
      <w:r w:rsidR="00032D77" w:rsidRPr="00EC596D">
        <w:rPr>
          <w:rFonts w:asciiTheme="minorHAnsi" w:hAnsiTheme="minorHAnsi" w:cstheme="minorHAnsi"/>
          <w:color w:val="000000" w:themeColor="text1"/>
          <w:sz w:val="28"/>
          <w:szCs w:val="28"/>
        </w:rPr>
        <w:t>. References</w:t>
      </w:r>
      <w:bookmarkEnd w:id="99"/>
      <w:r w:rsidR="00032D77" w:rsidRPr="00EC596D">
        <w:rPr>
          <w:rFonts w:asciiTheme="minorHAnsi" w:hAnsiTheme="minorHAnsi" w:cstheme="minorHAnsi"/>
          <w:color w:val="000000" w:themeColor="text1"/>
          <w:sz w:val="28"/>
          <w:szCs w:val="28"/>
        </w:rPr>
        <w:t xml:space="preserve">      </w:t>
      </w:r>
    </w:p>
    <w:p w14:paraId="1CD19720" w14:textId="77777777" w:rsidR="00032D77" w:rsidRDefault="00032D77" w:rsidP="00E73725">
      <w:pPr>
        <w:spacing w:before="100" w:beforeAutospacing="1" w:after="100" w:afterAutospacing="1"/>
        <w:jc w:val="right"/>
      </w:pPr>
      <w:r>
        <w:t xml:space="preserve">[1] </w:t>
      </w:r>
      <w:r w:rsidRPr="00D013A2">
        <w:t>Bao, F., Yan, D.M., Mitra, N.J., Wonka, P.: Generating and exploring good building layouts. ACM Trans. Graph. (TOG) 32(4), 1–10 (2013</w:t>
      </w:r>
      <w:r>
        <w:t>)</w:t>
      </w:r>
    </w:p>
    <w:p w14:paraId="2F9F7B25" w14:textId="77777777" w:rsidR="00032D77" w:rsidRDefault="00032D77" w:rsidP="00E73725">
      <w:pPr>
        <w:spacing w:before="100" w:beforeAutospacing="1" w:after="100" w:afterAutospacing="1"/>
        <w:jc w:val="right"/>
      </w:pPr>
      <w:r>
        <w:t>[2] Harada, M., Witkin, A., Baraff, D.: Interactive physically based manipulation of discrete/continuous models. In: Proceedings of the 22nd Annual Conference on Computer Gand Interactive Techniques, pp. 199–208 (1995)</w:t>
      </w:r>
    </w:p>
    <w:p w14:paraId="14441016" w14:textId="77777777" w:rsidR="00032D77" w:rsidRDefault="00032D77" w:rsidP="00E73725">
      <w:pPr>
        <w:spacing w:before="100" w:beforeAutospacing="1" w:after="100" w:afterAutospacing="1"/>
        <w:jc w:val="right"/>
        <w:rPr>
          <w:rFonts w:cs="Arial"/>
        </w:rPr>
      </w:pPr>
      <w:r>
        <w:t>[3] M¨uller, P., Wonka, P., Haegler, S., Ulmer, A., Van Gool, L.: Procedural modeling of buildings. In: ACM SIGGRAPH 2006 Papers, pp. 614–623 (2006)</w:t>
      </w:r>
    </w:p>
    <w:p w14:paraId="1229E713" w14:textId="77777777" w:rsidR="00032D77" w:rsidRDefault="00032D77" w:rsidP="00E73725">
      <w:pPr>
        <w:spacing w:before="100" w:beforeAutospacing="1" w:after="100" w:afterAutospacing="1"/>
        <w:jc w:val="right"/>
      </w:pPr>
      <w:r>
        <w:rPr>
          <w:rFonts w:cs="Arial"/>
        </w:rPr>
        <w:t xml:space="preserve">[4] </w:t>
      </w:r>
      <w:r>
        <w:t>Peng, C.H., Yang, Y.L., Wonka, P.: Computing layouts with deformable templates. ACM Trans. Graph. (TOG) 33(4), 1–11 (2014)</w:t>
      </w:r>
    </w:p>
    <w:p w14:paraId="6C927787" w14:textId="77777777" w:rsidR="00032D77" w:rsidRDefault="00032D77" w:rsidP="00E73725">
      <w:pPr>
        <w:spacing w:before="100" w:beforeAutospacing="1" w:after="100" w:afterAutospacing="1"/>
        <w:jc w:val="right"/>
      </w:pPr>
      <w:r>
        <w:t>[5] Hendrikx, M., Meijer, S., Van Der Velden, J., Iosup, A.: Procedural content genreration for games: a survey. ACM Trans. Multimedia Comput. Commun. Appl. (TOMM) 9(1), 1–22 (2013)</w:t>
      </w:r>
    </w:p>
    <w:p w14:paraId="4A0055A7" w14:textId="77777777" w:rsidR="00032D77" w:rsidRDefault="00032D77" w:rsidP="00E73725">
      <w:pPr>
        <w:spacing w:before="100" w:beforeAutospacing="1" w:after="100" w:afterAutospacing="1"/>
        <w:jc w:val="right"/>
      </w:pPr>
      <w:r>
        <w:t>[6] Ma, C., Vining, N., Lefebvre, S., Sheffer, A.: Game level layout from design specification. Comput. Graph. Forum 33, 95–104 (2014). Wiley Online Library</w:t>
      </w:r>
    </w:p>
    <w:p w14:paraId="09E2B8D2" w14:textId="77777777" w:rsidR="00032D77" w:rsidRDefault="00032D77" w:rsidP="00E73725">
      <w:pPr>
        <w:spacing w:before="100" w:beforeAutospacing="1" w:after="100" w:afterAutospacing="1"/>
        <w:jc w:val="right"/>
        <w:rPr>
          <w:rFonts w:cs="Arial"/>
          <w:rtl/>
        </w:rPr>
      </w:pPr>
      <w:r>
        <w:rPr>
          <w:rFonts w:cs="Arial"/>
        </w:rPr>
        <w:t xml:space="preserve">[7] </w:t>
      </w:r>
      <w:r>
        <w:t>Wuang, K., Savva, M., Chang, A.X., Ritchie, D.: Deep convolutional priors for indoor scene synthesis. ACM Trans. Graph. (TOG) 37(4), 1–14 (2018)</w:t>
      </w:r>
    </w:p>
    <w:p w14:paraId="59D8F8E6" w14:textId="77777777" w:rsidR="00032D77" w:rsidRDefault="00032D77" w:rsidP="00E73725">
      <w:pPr>
        <w:spacing w:before="100" w:beforeAutospacing="1" w:after="100" w:afterAutospacing="1"/>
        <w:jc w:val="right"/>
      </w:pPr>
      <w:r>
        <w:rPr>
          <w:rFonts w:cs="Arial"/>
        </w:rPr>
        <w:t xml:space="preserve">[8] </w:t>
      </w:r>
      <w:r>
        <w:t>Ritchie, D., Wang, K., Lin, Y.A.: Fast and flexible indoor scene synthesis via deep convolutional generative models. In: Proceedings of the IEEE Conference on Computer Vision and Pattern Recognition, pp. 6182–6190 (2019)</w:t>
      </w:r>
    </w:p>
    <w:p w14:paraId="73D17AA0" w14:textId="77777777" w:rsidR="00032D77" w:rsidRDefault="00032D77" w:rsidP="00E73725">
      <w:pPr>
        <w:spacing w:before="100" w:beforeAutospacing="1" w:after="100" w:afterAutospacing="1"/>
        <w:jc w:val="right"/>
      </w:pPr>
      <w:r>
        <w:t>[9] Wu, W., Fu, X.M., Tang, R., Wang, Y., Qi, Y.H., Liu, L.: Data-driven interior plan generation for residential buildings. ACM Trans. Graph. (TOG) 38(6), 1–12 (2019)</w:t>
      </w:r>
    </w:p>
    <w:p w14:paraId="465A3B9E" w14:textId="77777777" w:rsidR="00032D77" w:rsidRDefault="00032D77" w:rsidP="00E73725">
      <w:pPr>
        <w:spacing w:before="100" w:beforeAutospacing="1" w:after="100" w:afterAutospacing="1"/>
        <w:jc w:val="right"/>
      </w:pPr>
      <w:r>
        <w:t>[10] Jyothi, A.A., Durand, T., He, J., Sigal, L., Mori, G.: LayoutVAE: stochastic scene layout generation from a label set. In: Proceedings of the IEEE International Conference on Computer Vision, pp. 9895–9904 (2019)</w:t>
      </w:r>
    </w:p>
    <w:p w14:paraId="0EAE0108" w14:textId="77777777" w:rsidR="00032D77" w:rsidRPr="00A61114" w:rsidRDefault="00032D77" w:rsidP="00E73725">
      <w:pPr>
        <w:spacing w:before="100" w:beforeAutospacing="1" w:after="100" w:afterAutospacing="1"/>
        <w:jc w:val="right"/>
        <w:rPr>
          <w:rFonts w:cs="Arial"/>
        </w:rPr>
      </w:pPr>
      <w:r>
        <w:t>[11] Li, J., Yang, J., Hertzmann, A., Zhang, J., Xu, T.: LayoutGAN: generating graphic layouts with wireframe discriminators. arXiv preprint arXiv:1901.06767 (2019)</w:t>
      </w:r>
    </w:p>
    <w:p w14:paraId="446A4136" w14:textId="77777777" w:rsidR="00032D77" w:rsidRDefault="00032D77" w:rsidP="00E73725">
      <w:pPr>
        <w:spacing w:before="100" w:beforeAutospacing="1" w:after="100" w:afterAutospacing="1"/>
        <w:jc w:val="right"/>
      </w:pPr>
      <w:r>
        <w:t>[12] Wang, K., Lin, Y.A., Weissmann, B., Savva, M., Chang, A.X., Ritchie, D.: Planit: planning and instantiating indoor scenes with relation graph and spatial prior networks. ACM Trans. Graph. (TOG) 38(4), 132 (2019)</w:t>
      </w:r>
    </w:p>
    <w:p w14:paraId="3B547C06" w14:textId="77777777" w:rsidR="00032D77" w:rsidRDefault="00032D77" w:rsidP="00E73725">
      <w:pPr>
        <w:spacing w:before="100" w:beforeAutospacing="1" w:after="100" w:afterAutospacing="1"/>
        <w:jc w:val="right"/>
      </w:pPr>
      <w:r>
        <w:t>[13] Merrell, P., Schkufza, E., Koltun, V.: Computer-generated residential building layouts. ACM Trans. Graph. (TOG) 29, 181 (2010). ACM</w:t>
      </w:r>
    </w:p>
    <w:p w14:paraId="3326CFFE" w14:textId="77777777" w:rsidR="00032D77" w:rsidRDefault="00032D77" w:rsidP="00E73725">
      <w:pPr>
        <w:spacing w:before="100" w:beforeAutospacing="1" w:after="100" w:afterAutospacing="1"/>
        <w:jc w:val="right"/>
      </w:pPr>
      <w:r>
        <w:lastRenderedPageBreak/>
        <w:t>[14] Johnson, J., Gupta, A., Fei-Fei, L.: Image generation from scene graphs. In: Proceedings of the IEEE Conference on Computer Vision and Pattern Recognition, pp. 1219–1228 (2018)</w:t>
      </w:r>
    </w:p>
    <w:p w14:paraId="730606A2" w14:textId="77777777" w:rsidR="00032D77" w:rsidRDefault="00032D77" w:rsidP="00E73725">
      <w:pPr>
        <w:spacing w:before="100" w:beforeAutospacing="1" w:after="100" w:afterAutospacing="1"/>
        <w:jc w:val="right"/>
      </w:pPr>
      <w:r>
        <w:t>[15] Ashual, O., Wolf, L.: Specifying object attributes and relations in interactive scene generation. In: Proceedings of the IEEE International Conference on Computer Vision, pp. 4561–4569 (2019)</w:t>
      </w:r>
    </w:p>
    <w:p w14:paraId="0D2C13D9" w14:textId="4E191100" w:rsidR="007D4733" w:rsidRDefault="007D4733" w:rsidP="00E73725">
      <w:pPr>
        <w:spacing w:before="100" w:beforeAutospacing="1" w:after="100" w:afterAutospacing="1"/>
        <w:jc w:val="right"/>
      </w:pPr>
      <w:r>
        <w:t>[16] Zhang, F., Nauata, N., Furukawa, Y.: Conv-MPN: convolutional message passing neural network for structured outdoor architecture reconstruction. arXiv preprint arXiv:1912.01756 (2019)</w:t>
      </w:r>
    </w:p>
    <w:p w14:paraId="53A7EE5E" w14:textId="5D7531E6" w:rsidR="00E47078" w:rsidRDefault="00E47078" w:rsidP="00E73725">
      <w:pPr>
        <w:spacing w:before="100" w:beforeAutospacing="1" w:after="100" w:afterAutospacing="1"/>
        <w:jc w:val="right"/>
      </w:pPr>
      <w:r>
        <w:t xml:space="preserve">[17] Lifull home’s dataset. </w:t>
      </w:r>
      <w:hyperlink r:id="rId61" w:history="1">
        <w:r w:rsidR="00483EEA" w:rsidRPr="005E7B61">
          <w:rPr>
            <w:rStyle w:val="Hyperlink"/>
          </w:rPr>
          <w:t>https://www.nii.ac.jp/dsc/idr/lifull</w:t>
        </w:r>
      </w:hyperlink>
    </w:p>
    <w:p w14:paraId="24E1D190" w14:textId="7D72F887" w:rsidR="00483EEA" w:rsidRPr="005A082E" w:rsidRDefault="00483EEA" w:rsidP="00E73725">
      <w:pPr>
        <w:spacing w:before="100" w:beforeAutospacing="1" w:after="100" w:afterAutospacing="1"/>
        <w:jc w:val="right"/>
        <w:rPr>
          <w:rtl/>
        </w:rPr>
      </w:pPr>
      <w:r>
        <w:t>[18] Liu, C., Wu, J., Kohli, P., Furukawa, Y.: Raster-to-vector: revisiting floorplan transformation. In: Proceedings of the IEEE International Conference on Computer Vision, pp. 2195–2203 (2017)</w:t>
      </w:r>
    </w:p>
    <w:p w14:paraId="1E37430C" w14:textId="77777777" w:rsidR="00032D77" w:rsidRPr="002A0953" w:rsidRDefault="00032D77" w:rsidP="00FD2D67">
      <w:pPr>
        <w:spacing w:before="100" w:beforeAutospacing="1" w:after="100" w:afterAutospacing="1"/>
        <w:jc w:val="right"/>
        <w:rPr>
          <w:rFonts w:cstheme="minorHAnsi"/>
        </w:rPr>
      </w:pPr>
    </w:p>
    <w:sectPr w:rsidR="00032D77" w:rsidRPr="002A0953" w:rsidSect="00BA7292">
      <w:headerReference w:type="default" r:id="rId62"/>
      <w:footerReference w:type="default" r:id="rId63"/>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2" w:author="Dvora Toledano-kitai" w:date="2024-05-02T08:03:00Z" w:initials="DTk">
    <w:p w14:paraId="342462A5" w14:textId="77777777" w:rsidR="00AD2279" w:rsidRDefault="00AD2279" w:rsidP="00AD2279">
      <w:pPr>
        <w:pStyle w:val="af1"/>
        <w:bidi w:val="0"/>
      </w:pPr>
      <w:r>
        <w:rPr>
          <w:rStyle w:val="af0"/>
        </w:rPr>
        <w:annotationRef/>
      </w:r>
      <w:r>
        <w:rPr>
          <w:rtl/>
        </w:rPr>
        <w:t>שיניתי כאן את הפורמט של האינדקסים ל</w:t>
      </w:r>
      <w:r>
        <w:t>-</w:t>
      </w:r>
    </w:p>
    <w:p w14:paraId="0C1F3F7F" w14:textId="77777777" w:rsidR="00AD2279" w:rsidRDefault="00AD2279" w:rsidP="00AD2279">
      <w:pPr>
        <w:pStyle w:val="af1"/>
        <w:bidi w:val="0"/>
      </w:pPr>
      <w:r>
        <w:t>Italic Times Roman</w:t>
      </w:r>
    </w:p>
  </w:comment>
  <w:comment w:id="73" w:author="Dvora Toledano-kitai" w:date="2024-05-02T08:31:00Z" w:initials="DTk">
    <w:p w14:paraId="7C1DA6FD" w14:textId="77777777" w:rsidR="005667EA" w:rsidRDefault="005667EA" w:rsidP="005667EA">
      <w:pPr>
        <w:pStyle w:val="af1"/>
        <w:bidi w:val="0"/>
      </w:pPr>
      <w:r>
        <w:rPr>
          <w:rStyle w:val="af0"/>
        </w:rPr>
        <w:annotationRef/>
      </w:r>
      <w:r>
        <w:rPr>
          <w:rtl/>
        </w:rPr>
        <w:t>מה עם</w:t>
      </w:r>
      <w:r>
        <w:t xml:space="preserve"> </w:t>
      </w:r>
    </w:p>
    <w:p w14:paraId="189C3D83" w14:textId="77777777" w:rsidR="005667EA" w:rsidRDefault="005667EA" w:rsidP="005667EA">
      <w:pPr>
        <w:pStyle w:val="af1"/>
        <w:bidi w:val="0"/>
      </w:pPr>
      <w:r>
        <w:t>CONV-MPN</w:t>
      </w:r>
    </w:p>
    <w:p w14:paraId="5533DA25" w14:textId="77777777" w:rsidR="005667EA" w:rsidRDefault="005667EA" w:rsidP="005667EA">
      <w:pPr>
        <w:pStyle w:val="af1"/>
        <w:bidi w:val="0"/>
      </w:pPr>
      <w:r>
        <w:rPr>
          <w:rtl/>
        </w:rPr>
        <w:t>האם רלוונטי כאן</w:t>
      </w:r>
      <w:r>
        <w:t>?</w:t>
      </w:r>
    </w:p>
  </w:comment>
  <w:comment w:id="80" w:author="Dvora Toledano-kitai" w:date="2024-05-02T09:24:00Z" w:initials="DTk">
    <w:p w14:paraId="72A22101" w14:textId="77777777" w:rsidR="0010008E" w:rsidRDefault="0010008E" w:rsidP="0010008E">
      <w:pPr>
        <w:pStyle w:val="af1"/>
        <w:bidi w:val="0"/>
      </w:pPr>
      <w:r>
        <w:rPr>
          <w:rStyle w:val="af0"/>
        </w:rPr>
        <w:annotationRef/>
      </w:r>
      <w:r>
        <w:rPr>
          <w:rtl/>
        </w:rPr>
        <w:t>יש סיבה לשימוש בפרמטרים אלו</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1F3F7F" w15:done="0"/>
  <w15:commentEx w15:paraId="5533DA25" w15:done="0"/>
  <w15:commentEx w15:paraId="72A221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24588AE" w16cex:dateUtc="2024-05-02T05:03:00Z"/>
  <w16cex:commentExtensible w16cex:durableId="6AD3699D" w16cex:dateUtc="2024-05-02T05:31:00Z"/>
  <w16cex:commentExtensible w16cex:durableId="7A205A28" w16cex:dateUtc="2024-05-02T06: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1F3F7F" w16cid:durableId="724588AE"/>
  <w16cid:commentId w16cid:paraId="5533DA25" w16cid:durableId="6AD3699D"/>
  <w16cid:commentId w16cid:paraId="72A22101" w16cid:durableId="7A205A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C95D9" w14:textId="77777777" w:rsidR="00BA7292" w:rsidRDefault="00BA7292" w:rsidP="00467DDA">
      <w:pPr>
        <w:spacing w:after="0" w:line="240" w:lineRule="auto"/>
      </w:pPr>
      <w:r>
        <w:separator/>
      </w:r>
    </w:p>
  </w:endnote>
  <w:endnote w:type="continuationSeparator" w:id="0">
    <w:p w14:paraId="0C6D6619" w14:textId="77777777" w:rsidR="00BA7292" w:rsidRDefault="00BA7292" w:rsidP="00467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BM Plex Sans">
    <w:charset w:val="00"/>
    <w:family w:val="swiss"/>
    <w:pitch w:val="variable"/>
    <w:sig w:usb0="A00002EF" w:usb1="50002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1513030"/>
      <w:docPartObj>
        <w:docPartGallery w:val="Page Numbers (Bottom of Page)"/>
        <w:docPartUnique/>
      </w:docPartObj>
    </w:sdtPr>
    <w:sdtEndPr>
      <w:rPr>
        <w:noProof/>
      </w:rPr>
    </w:sdtEndPr>
    <w:sdtContent>
      <w:p w14:paraId="3A9AE2B5" w14:textId="70721F2B" w:rsidR="00091FD3" w:rsidRDefault="00091FD3">
        <w:pPr>
          <w:pStyle w:val="a7"/>
          <w:jc w:val="center"/>
        </w:pPr>
        <w:r>
          <w:fldChar w:fldCharType="begin"/>
        </w:r>
        <w:r>
          <w:instrText xml:space="preserve"> PAGE   \* MERGEFORMAT </w:instrText>
        </w:r>
        <w:r>
          <w:fldChar w:fldCharType="separate"/>
        </w:r>
        <w:r>
          <w:rPr>
            <w:noProof/>
          </w:rPr>
          <w:t>2</w:t>
        </w:r>
        <w:r>
          <w:rPr>
            <w:noProof/>
          </w:rPr>
          <w:fldChar w:fldCharType="end"/>
        </w:r>
      </w:p>
    </w:sdtContent>
  </w:sdt>
  <w:p w14:paraId="0181B191" w14:textId="77777777" w:rsidR="00091FD3" w:rsidRDefault="00091FD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03077" w14:textId="77777777" w:rsidR="00BA7292" w:rsidRDefault="00BA7292" w:rsidP="00467DDA">
      <w:pPr>
        <w:spacing w:after="0" w:line="240" w:lineRule="auto"/>
      </w:pPr>
      <w:r>
        <w:separator/>
      </w:r>
    </w:p>
  </w:footnote>
  <w:footnote w:type="continuationSeparator" w:id="0">
    <w:p w14:paraId="43E6FAF1" w14:textId="77777777" w:rsidR="00BA7292" w:rsidRDefault="00BA7292" w:rsidP="00467D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Layout w:type="fixed"/>
      <w:tblLook w:val="06A0" w:firstRow="1" w:lastRow="0" w:firstColumn="1" w:lastColumn="0" w:noHBand="1" w:noVBand="1"/>
      <w:tblPrChange w:id="100" w:author="יעל שוסטרמן" w:date="2024-05-07T07:31:00Z">
        <w:tblPr>
          <w:tblStyle w:val="aa"/>
          <w:tblW w:w="0" w:type="nil"/>
          <w:tblLayout w:type="fixed"/>
          <w:tblLook w:val="06A0" w:firstRow="1" w:lastRow="0" w:firstColumn="1" w:lastColumn="0" w:noHBand="1" w:noVBand="1"/>
        </w:tblPr>
      </w:tblPrChange>
    </w:tblPr>
    <w:tblGrid>
      <w:gridCol w:w="2765"/>
      <w:gridCol w:w="2765"/>
      <w:gridCol w:w="2765"/>
      <w:tblGridChange w:id="101">
        <w:tblGrid>
          <w:gridCol w:w="2765"/>
          <w:gridCol w:w="2765"/>
          <w:gridCol w:w="2765"/>
        </w:tblGrid>
      </w:tblGridChange>
    </w:tblGrid>
    <w:tr w:rsidR="17B44DA1" w14:paraId="544B6C95" w14:textId="77777777" w:rsidTr="17B44DA1">
      <w:trPr>
        <w:trHeight w:val="300"/>
        <w:trPrChange w:id="102" w:author="יעל שוסטרמן" w:date="2024-05-07T07:31:00Z">
          <w:trPr>
            <w:trHeight w:val="300"/>
          </w:trPr>
        </w:trPrChange>
      </w:trPr>
      <w:tc>
        <w:tcPr>
          <w:tcW w:w="2765" w:type="dxa"/>
          <w:tcPrChange w:id="103" w:author="יעל שוסטרמן" w:date="2024-05-07T07:31:00Z">
            <w:tcPr>
              <w:tcW w:w="2765" w:type="dxa"/>
            </w:tcPr>
          </w:tcPrChange>
        </w:tcPr>
        <w:p w14:paraId="78CF97D7" w14:textId="7853D7A9" w:rsidR="17B44DA1" w:rsidRDefault="17B44DA1">
          <w:pPr>
            <w:pStyle w:val="a5"/>
            <w:ind w:left="-115"/>
            <w:pPrChange w:id="104" w:author="יעל שוסטרמן" w:date="2024-05-07T07:31:00Z">
              <w:pPr/>
            </w:pPrChange>
          </w:pPr>
        </w:p>
      </w:tc>
      <w:tc>
        <w:tcPr>
          <w:tcW w:w="2765" w:type="dxa"/>
          <w:tcPrChange w:id="105" w:author="יעל שוסטרמן" w:date="2024-05-07T07:31:00Z">
            <w:tcPr>
              <w:tcW w:w="2765" w:type="dxa"/>
            </w:tcPr>
          </w:tcPrChange>
        </w:tcPr>
        <w:p w14:paraId="37DD36A1" w14:textId="4EDF7BCE" w:rsidR="17B44DA1" w:rsidRDefault="17B44DA1">
          <w:pPr>
            <w:pStyle w:val="a5"/>
            <w:jc w:val="center"/>
            <w:pPrChange w:id="106" w:author="יעל שוסטרמן" w:date="2024-05-07T07:31:00Z">
              <w:pPr/>
            </w:pPrChange>
          </w:pPr>
        </w:p>
      </w:tc>
      <w:tc>
        <w:tcPr>
          <w:tcW w:w="2765" w:type="dxa"/>
          <w:tcPrChange w:id="107" w:author="יעל שוסטרמן" w:date="2024-05-07T07:31:00Z">
            <w:tcPr>
              <w:tcW w:w="2765" w:type="dxa"/>
            </w:tcPr>
          </w:tcPrChange>
        </w:tcPr>
        <w:p w14:paraId="0BEC88B3" w14:textId="2344FD6A" w:rsidR="17B44DA1" w:rsidRDefault="17B44DA1">
          <w:pPr>
            <w:pStyle w:val="a5"/>
            <w:ind w:right="-115"/>
            <w:jc w:val="right"/>
            <w:pPrChange w:id="108" w:author="יעל שוסטרמן" w:date="2024-05-07T07:31:00Z">
              <w:pPr/>
            </w:pPrChange>
          </w:pPr>
        </w:p>
      </w:tc>
    </w:tr>
  </w:tbl>
  <w:p w14:paraId="32C6C795" w14:textId="75867238" w:rsidR="17B44DA1" w:rsidRDefault="17B44DA1">
    <w:pPr>
      <w:pStyle w:val="a5"/>
      <w:pPrChange w:id="109" w:author="יעל שוסטרמן" w:date="2024-05-07T07:31:00Z">
        <w:pPr/>
      </w:pPrChang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C6A14"/>
    <w:multiLevelType w:val="multilevel"/>
    <w:tmpl w:val="877E820E"/>
    <w:lvl w:ilvl="0">
      <w:start w:val="1"/>
      <w:numFmt w:val="decimal"/>
      <w:lvlText w:val="%1."/>
      <w:lvlJc w:val="left"/>
      <w:pPr>
        <w:tabs>
          <w:tab w:val="num" w:pos="-1080"/>
        </w:tabs>
        <w:ind w:left="-1080" w:hanging="360"/>
      </w:pPr>
    </w:lvl>
    <w:lvl w:ilvl="1" w:tentative="1">
      <w:start w:val="1"/>
      <w:numFmt w:val="decimal"/>
      <w:lvlText w:val="%2."/>
      <w:lvlJc w:val="left"/>
      <w:pPr>
        <w:tabs>
          <w:tab w:val="num" w:pos="-360"/>
        </w:tabs>
        <w:ind w:left="-360" w:hanging="360"/>
      </w:pPr>
    </w:lvl>
    <w:lvl w:ilvl="2" w:tentative="1">
      <w:start w:val="1"/>
      <w:numFmt w:val="decimal"/>
      <w:lvlText w:val="%3."/>
      <w:lvlJc w:val="left"/>
      <w:pPr>
        <w:tabs>
          <w:tab w:val="num" w:pos="360"/>
        </w:tabs>
        <w:ind w:left="360" w:hanging="360"/>
      </w:pPr>
    </w:lvl>
    <w:lvl w:ilvl="3" w:tentative="1">
      <w:start w:val="1"/>
      <w:numFmt w:val="decimal"/>
      <w:lvlText w:val="%4."/>
      <w:lvlJc w:val="left"/>
      <w:pPr>
        <w:tabs>
          <w:tab w:val="num" w:pos="1080"/>
        </w:tabs>
        <w:ind w:left="1080" w:hanging="360"/>
      </w:pPr>
    </w:lvl>
    <w:lvl w:ilvl="4" w:tentative="1">
      <w:start w:val="1"/>
      <w:numFmt w:val="decimal"/>
      <w:lvlText w:val="%5."/>
      <w:lvlJc w:val="left"/>
      <w:pPr>
        <w:tabs>
          <w:tab w:val="num" w:pos="1800"/>
        </w:tabs>
        <w:ind w:left="1800" w:hanging="360"/>
      </w:pPr>
    </w:lvl>
    <w:lvl w:ilvl="5" w:tentative="1">
      <w:start w:val="1"/>
      <w:numFmt w:val="decimal"/>
      <w:lvlText w:val="%6."/>
      <w:lvlJc w:val="left"/>
      <w:pPr>
        <w:tabs>
          <w:tab w:val="num" w:pos="2520"/>
        </w:tabs>
        <w:ind w:left="2520" w:hanging="360"/>
      </w:pPr>
    </w:lvl>
    <w:lvl w:ilvl="6" w:tentative="1">
      <w:start w:val="1"/>
      <w:numFmt w:val="decimal"/>
      <w:lvlText w:val="%7."/>
      <w:lvlJc w:val="left"/>
      <w:pPr>
        <w:tabs>
          <w:tab w:val="num" w:pos="3240"/>
        </w:tabs>
        <w:ind w:left="3240" w:hanging="360"/>
      </w:pPr>
    </w:lvl>
    <w:lvl w:ilvl="7" w:tentative="1">
      <w:start w:val="1"/>
      <w:numFmt w:val="decimal"/>
      <w:lvlText w:val="%8."/>
      <w:lvlJc w:val="left"/>
      <w:pPr>
        <w:tabs>
          <w:tab w:val="num" w:pos="3960"/>
        </w:tabs>
        <w:ind w:left="3960" w:hanging="360"/>
      </w:pPr>
    </w:lvl>
    <w:lvl w:ilvl="8" w:tentative="1">
      <w:start w:val="1"/>
      <w:numFmt w:val="decimal"/>
      <w:lvlText w:val="%9."/>
      <w:lvlJc w:val="left"/>
      <w:pPr>
        <w:tabs>
          <w:tab w:val="num" w:pos="4680"/>
        </w:tabs>
        <w:ind w:left="4680" w:hanging="360"/>
      </w:pPr>
    </w:lvl>
  </w:abstractNum>
  <w:abstractNum w:abstractNumId="1" w15:restartNumberingAfterBreak="0">
    <w:nsid w:val="0BDB0E7E"/>
    <w:multiLevelType w:val="hybridMultilevel"/>
    <w:tmpl w:val="AAEC9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1949617">
    <w:abstractNumId w:val="0"/>
  </w:num>
  <w:num w:numId="2" w16cid:durableId="46721072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vora Toledano-kitai">
    <w15:presenceInfo w15:providerId="AD" w15:userId="S::dvora@braude.ac.il::6c65bf6b-3936-4e36-838b-721740f25a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DDA"/>
    <w:rsid w:val="00001D9C"/>
    <w:rsid w:val="0000341A"/>
    <w:rsid w:val="000109EE"/>
    <w:rsid w:val="00015C10"/>
    <w:rsid w:val="000176CD"/>
    <w:rsid w:val="00032D77"/>
    <w:rsid w:val="000373E2"/>
    <w:rsid w:val="000439C1"/>
    <w:rsid w:val="00065A5A"/>
    <w:rsid w:val="000706EF"/>
    <w:rsid w:val="0007327F"/>
    <w:rsid w:val="00076C25"/>
    <w:rsid w:val="00080EB3"/>
    <w:rsid w:val="0008761F"/>
    <w:rsid w:val="000919E2"/>
    <w:rsid w:val="00091FD3"/>
    <w:rsid w:val="00093325"/>
    <w:rsid w:val="00097B70"/>
    <w:rsid w:val="000B1B8B"/>
    <w:rsid w:val="000B52A1"/>
    <w:rsid w:val="000C3EDC"/>
    <w:rsid w:val="000C6382"/>
    <w:rsid w:val="000C672A"/>
    <w:rsid w:val="000D7420"/>
    <w:rsid w:val="000E369C"/>
    <w:rsid w:val="000F3D9F"/>
    <w:rsid w:val="000F618A"/>
    <w:rsid w:val="000F71B6"/>
    <w:rsid w:val="0010008E"/>
    <w:rsid w:val="00102AC3"/>
    <w:rsid w:val="001066B2"/>
    <w:rsid w:val="00111344"/>
    <w:rsid w:val="00114D79"/>
    <w:rsid w:val="0012102F"/>
    <w:rsid w:val="00121E8B"/>
    <w:rsid w:val="0012389D"/>
    <w:rsid w:val="00125BEE"/>
    <w:rsid w:val="001354F0"/>
    <w:rsid w:val="001403D1"/>
    <w:rsid w:val="001801A5"/>
    <w:rsid w:val="0018192E"/>
    <w:rsid w:val="001876EA"/>
    <w:rsid w:val="00196C6A"/>
    <w:rsid w:val="001A44F7"/>
    <w:rsid w:val="001A4D46"/>
    <w:rsid w:val="001A6B01"/>
    <w:rsid w:val="001A7B32"/>
    <w:rsid w:val="001C42AD"/>
    <w:rsid w:val="001C5F95"/>
    <w:rsid w:val="001C63AA"/>
    <w:rsid w:val="001C74B3"/>
    <w:rsid w:val="001D7907"/>
    <w:rsid w:val="001E37F3"/>
    <w:rsid w:val="001E47BB"/>
    <w:rsid w:val="001F374F"/>
    <w:rsid w:val="001F4FC7"/>
    <w:rsid w:val="001F6048"/>
    <w:rsid w:val="00211E93"/>
    <w:rsid w:val="00216F20"/>
    <w:rsid w:val="00221C07"/>
    <w:rsid w:val="00230F25"/>
    <w:rsid w:val="0023102E"/>
    <w:rsid w:val="00234AE8"/>
    <w:rsid w:val="002428A9"/>
    <w:rsid w:val="00243793"/>
    <w:rsid w:val="00243E6E"/>
    <w:rsid w:val="002471E1"/>
    <w:rsid w:val="00256283"/>
    <w:rsid w:val="00260BD8"/>
    <w:rsid w:val="002757DB"/>
    <w:rsid w:val="00277F8C"/>
    <w:rsid w:val="00282F99"/>
    <w:rsid w:val="00286D5E"/>
    <w:rsid w:val="002A06F8"/>
    <w:rsid w:val="002A0953"/>
    <w:rsid w:val="002A1CB7"/>
    <w:rsid w:val="002A3AFC"/>
    <w:rsid w:val="002B17D2"/>
    <w:rsid w:val="002B3FFC"/>
    <w:rsid w:val="002C227F"/>
    <w:rsid w:val="002C518E"/>
    <w:rsid w:val="002C655B"/>
    <w:rsid w:val="002D1399"/>
    <w:rsid w:val="002D37CC"/>
    <w:rsid w:val="002D38AF"/>
    <w:rsid w:val="002D40A3"/>
    <w:rsid w:val="002F7AB2"/>
    <w:rsid w:val="002F7C8A"/>
    <w:rsid w:val="00300D49"/>
    <w:rsid w:val="00301446"/>
    <w:rsid w:val="00305B40"/>
    <w:rsid w:val="00307171"/>
    <w:rsid w:val="003103DF"/>
    <w:rsid w:val="003121F9"/>
    <w:rsid w:val="00317F22"/>
    <w:rsid w:val="00326B27"/>
    <w:rsid w:val="00333663"/>
    <w:rsid w:val="00334048"/>
    <w:rsid w:val="00337D29"/>
    <w:rsid w:val="003473C0"/>
    <w:rsid w:val="00352B60"/>
    <w:rsid w:val="00363926"/>
    <w:rsid w:val="00367385"/>
    <w:rsid w:val="00372E84"/>
    <w:rsid w:val="00373849"/>
    <w:rsid w:val="00375D7B"/>
    <w:rsid w:val="003844EC"/>
    <w:rsid w:val="003865CD"/>
    <w:rsid w:val="003A003C"/>
    <w:rsid w:val="003A7E99"/>
    <w:rsid w:val="003B0E3E"/>
    <w:rsid w:val="003B296D"/>
    <w:rsid w:val="003C27A0"/>
    <w:rsid w:val="003C6B59"/>
    <w:rsid w:val="003D2328"/>
    <w:rsid w:val="003D7536"/>
    <w:rsid w:val="003E1565"/>
    <w:rsid w:val="003E3D45"/>
    <w:rsid w:val="003F1727"/>
    <w:rsid w:val="004007C9"/>
    <w:rsid w:val="00403297"/>
    <w:rsid w:val="00406107"/>
    <w:rsid w:val="00415AEC"/>
    <w:rsid w:val="004256F0"/>
    <w:rsid w:val="004466E3"/>
    <w:rsid w:val="00447920"/>
    <w:rsid w:val="00450ED4"/>
    <w:rsid w:val="004563C4"/>
    <w:rsid w:val="004672C9"/>
    <w:rsid w:val="00467DDA"/>
    <w:rsid w:val="004700CA"/>
    <w:rsid w:val="00483EEA"/>
    <w:rsid w:val="00485522"/>
    <w:rsid w:val="00485974"/>
    <w:rsid w:val="00487DED"/>
    <w:rsid w:val="0049460C"/>
    <w:rsid w:val="00494888"/>
    <w:rsid w:val="004A1F1E"/>
    <w:rsid w:val="004A6A4B"/>
    <w:rsid w:val="004B29F0"/>
    <w:rsid w:val="004B3184"/>
    <w:rsid w:val="004B4033"/>
    <w:rsid w:val="004B640F"/>
    <w:rsid w:val="004C08CC"/>
    <w:rsid w:val="004C103E"/>
    <w:rsid w:val="004E6AA1"/>
    <w:rsid w:val="004E768B"/>
    <w:rsid w:val="005249C2"/>
    <w:rsid w:val="00543E00"/>
    <w:rsid w:val="005510CB"/>
    <w:rsid w:val="005542A7"/>
    <w:rsid w:val="00554EFD"/>
    <w:rsid w:val="0056487D"/>
    <w:rsid w:val="005667EA"/>
    <w:rsid w:val="00571738"/>
    <w:rsid w:val="00571B0E"/>
    <w:rsid w:val="00574CDA"/>
    <w:rsid w:val="005821A4"/>
    <w:rsid w:val="00585681"/>
    <w:rsid w:val="0059187B"/>
    <w:rsid w:val="00592D0E"/>
    <w:rsid w:val="005A21C4"/>
    <w:rsid w:val="005A3301"/>
    <w:rsid w:val="005B01D6"/>
    <w:rsid w:val="005B658E"/>
    <w:rsid w:val="005C0104"/>
    <w:rsid w:val="005C0D01"/>
    <w:rsid w:val="005D45D8"/>
    <w:rsid w:val="005D49CF"/>
    <w:rsid w:val="005F2406"/>
    <w:rsid w:val="005F3A6C"/>
    <w:rsid w:val="00612EEF"/>
    <w:rsid w:val="006227F7"/>
    <w:rsid w:val="0064485B"/>
    <w:rsid w:val="00666D88"/>
    <w:rsid w:val="0067337C"/>
    <w:rsid w:val="00677397"/>
    <w:rsid w:val="006828A8"/>
    <w:rsid w:val="00686310"/>
    <w:rsid w:val="00693DED"/>
    <w:rsid w:val="006953EC"/>
    <w:rsid w:val="006957E1"/>
    <w:rsid w:val="00695913"/>
    <w:rsid w:val="00696433"/>
    <w:rsid w:val="006A0BBA"/>
    <w:rsid w:val="006B0471"/>
    <w:rsid w:val="006B0F5B"/>
    <w:rsid w:val="006B25F0"/>
    <w:rsid w:val="006C1260"/>
    <w:rsid w:val="006D0E4E"/>
    <w:rsid w:val="006D7D86"/>
    <w:rsid w:val="006E15E2"/>
    <w:rsid w:val="006E7169"/>
    <w:rsid w:val="006E7EE7"/>
    <w:rsid w:val="006F1B43"/>
    <w:rsid w:val="006F64A4"/>
    <w:rsid w:val="007025FA"/>
    <w:rsid w:val="00705368"/>
    <w:rsid w:val="00711756"/>
    <w:rsid w:val="007149C7"/>
    <w:rsid w:val="00714FB6"/>
    <w:rsid w:val="007234E7"/>
    <w:rsid w:val="00732673"/>
    <w:rsid w:val="007356B5"/>
    <w:rsid w:val="007503EF"/>
    <w:rsid w:val="007536E0"/>
    <w:rsid w:val="00756AA4"/>
    <w:rsid w:val="00762DC2"/>
    <w:rsid w:val="0076547D"/>
    <w:rsid w:val="0077020A"/>
    <w:rsid w:val="00771449"/>
    <w:rsid w:val="0078010C"/>
    <w:rsid w:val="00782CC9"/>
    <w:rsid w:val="0078370E"/>
    <w:rsid w:val="007849F7"/>
    <w:rsid w:val="00791F14"/>
    <w:rsid w:val="00792D93"/>
    <w:rsid w:val="007930E3"/>
    <w:rsid w:val="0079735B"/>
    <w:rsid w:val="007A3FCC"/>
    <w:rsid w:val="007A76B6"/>
    <w:rsid w:val="007A7D1B"/>
    <w:rsid w:val="007B404C"/>
    <w:rsid w:val="007B5A87"/>
    <w:rsid w:val="007B5D25"/>
    <w:rsid w:val="007C2832"/>
    <w:rsid w:val="007C4423"/>
    <w:rsid w:val="007C5767"/>
    <w:rsid w:val="007D4733"/>
    <w:rsid w:val="007E0052"/>
    <w:rsid w:val="007F31AB"/>
    <w:rsid w:val="007F34C0"/>
    <w:rsid w:val="007F63F6"/>
    <w:rsid w:val="00810D63"/>
    <w:rsid w:val="00815D55"/>
    <w:rsid w:val="008206A3"/>
    <w:rsid w:val="00823705"/>
    <w:rsid w:val="00836B9A"/>
    <w:rsid w:val="00837113"/>
    <w:rsid w:val="0083788C"/>
    <w:rsid w:val="00837CC7"/>
    <w:rsid w:val="00843668"/>
    <w:rsid w:val="00851859"/>
    <w:rsid w:val="00854B9E"/>
    <w:rsid w:val="00854D50"/>
    <w:rsid w:val="00856A23"/>
    <w:rsid w:val="00860856"/>
    <w:rsid w:val="00865266"/>
    <w:rsid w:val="00866B0C"/>
    <w:rsid w:val="00872218"/>
    <w:rsid w:val="008775BB"/>
    <w:rsid w:val="00886234"/>
    <w:rsid w:val="00891E3D"/>
    <w:rsid w:val="008B07E5"/>
    <w:rsid w:val="008B08CF"/>
    <w:rsid w:val="008B2167"/>
    <w:rsid w:val="008B21A1"/>
    <w:rsid w:val="008B2A72"/>
    <w:rsid w:val="008C6588"/>
    <w:rsid w:val="008D1929"/>
    <w:rsid w:val="008E3F22"/>
    <w:rsid w:val="008F130D"/>
    <w:rsid w:val="008F5AAD"/>
    <w:rsid w:val="008F5EFA"/>
    <w:rsid w:val="00901D50"/>
    <w:rsid w:val="00903B99"/>
    <w:rsid w:val="009137F9"/>
    <w:rsid w:val="009144FB"/>
    <w:rsid w:val="00926404"/>
    <w:rsid w:val="0092749E"/>
    <w:rsid w:val="00931CD5"/>
    <w:rsid w:val="00933AC1"/>
    <w:rsid w:val="009421C2"/>
    <w:rsid w:val="009422A7"/>
    <w:rsid w:val="009469C4"/>
    <w:rsid w:val="00955639"/>
    <w:rsid w:val="00962437"/>
    <w:rsid w:val="0096486A"/>
    <w:rsid w:val="00965D62"/>
    <w:rsid w:val="00971F08"/>
    <w:rsid w:val="00977988"/>
    <w:rsid w:val="0098249D"/>
    <w:rsid w:val="00986166"/>
    <w:rsid w:val="00992F9F"/>
    <w:rsid w:val="009944C3"/>
    <w:rsid w:val="00994715"/>
    <w:rsid w:val="00996445"/>
    <w:rsid w:val="009A2D1D"/>
    <w:rsid w:val="009A3854"/>
    <w:rsid w:val="009A38B3"/>
    <w:rsid w:val="009B15F3"/>
    <w:rsid w:val="009B667A"/>
    <w:rsid w:val="009C730D"/>
    <w:rsid w:val="009D5743"/>
    <w:rsid w:val="009E1EFE"/>
    <w:rsid w:val="009E3DF3"/>
    <w:rsid w:val="009F2369"/>
    <w:rsid w:val="009F4AAF"/>
    <w:rsid w:val="00A00105"/>
    <w:rsid w:val="00A004C5"/>
    <w:rsid w:val="00A029F5"/>
    <w:rsid w:val="00A14025"/>
    <w:rsid w:val="00A14C84"/>
    <w:rsid w:val="00A259D8"/>
    <w:rsid w:val="00A304C9"/>
    <w:rsid w:val="00A30CB1"/>
    <w:rsid w:val="00A53658"/>
    <w:rsid w:val="00A657DB"/>
    <w:rsid w:val="00A6692B"/>
    <w:rsid w:val="00A710F9"/>
    <w:rsid w:val="00A73F60"/>
    <w:rsid w:val="00A76645"/>
    <w:rsid w:val="00A82CC7"/>
    <w:rsid w:val="00A86FC1"/>
    <w:rsid w:val="00A9009A"/>
    <w:rsid w:val="00A9700C"/>
    <w:rsid w:val="00AA2731"/>
    <w:rsid w:val="00AA3F86"/>
    <w:rsid w:val="00AA517D"/>
    <w:rsid w:val="00AA6B9C"/>
    <w:rsid w:val="00AC582A"/>
    <w:rsid w:val="00AD1C17"/>
    <w:rsid w:val="00AD2279"/>
    <w:rsid w:val="00AD4416"/>
    <w:rsid w:val="00AD5A2D"/>
    <w:rsid w:val="00AD66F8"/>
    <w:rsid w:val="00AE0F89"/>
    <w:rsid w:val="00AE4924"/>
    <w:rsid w:val="00AE5504"/>
    <w:rsid w:val="00AF4285"/>
    <w:rsid w:val="00AF4FB8"/>
    <w:rsid w:val="00AF6E9C"/>
    <w:rsid w:val="00B00205"/>
    <w:rsid w:val="00B050D4"/>
    <w:rsid w:val="00B1670D"/>
    <w:rsid w:val="00B171B1"/>
    <w:rsid w:val="00B20CA6"/>
    <w:rsid w:val="00B31676"/>
    <w:rsid w:val="00B33281"/>
    <w:rsid w:val="00B336B5"/>
    <w:rsid w:val="00B37FB4"/>
    <w:rsid w:val="00B449A6"/>
    <w:rsid w:val="00B515C5"/>
    <w:rsid w:val="00B55F7B"/>
    <w:rsid w:val="00B64D09"/>
    <w:rsid w:val="00B64D24"/>
    <w:rsid w:val="00B656E4"/>
    <w:rsid w:val="00B7064E"/>
    <w:rsid w:val="00B7095B"/>
    <w:rsid w:val="00B76A13"/>
    <w:rsid w:val="00B81160"/>
    <w:rsid w:val="00B85658"/>
    <w:rsid w:val="00B85D65"/>
    <w:rsid w:val="00B8714D"/>
    <w:rsid w:val="00B91411"/>
    <w:rsid w:val="00B952C1"/>
    <w:rsid w:val="00BA7292"/>
    <w:rsid w:val="00BB2CB5"/>
    <w:rsid w:val="00BB4932"/>
    <w:rsid w:val="00BC0362"/>
    <w:rsid w:val="00BC3AA9"/>
    <w:rsid w:val="00BC6B74"/>
    <w:rsid w:val="00BC737C"/>
    <w:rsid w:val="00BD1AD0"/>
    <w:rsid w:val="00BD1B02"/>
    <w:rsid w:val="00BD26E2"/>
    <w:rsid w:val="00BD3AE0"/>
    <w:rsid w:val="00BD75B6"/>
    <w:rsid w:val="00BE730D"/>
    <w:rsid w:val="00BF184F"/>
    <w:rsid w:val="00C053DD"/>
    <w:rsid w:val="00C119F2"/>
    <w:rsid w:val="00C14528"/>
    <w:rsid w:val="00C20D54"/>
    <w:rsid w:val="00C31174"/>
    <w:rsid w:val="00C359B2"/>
    <w:rsid w:val="00C47B4A"/>
    <w:rsid w:val="00C56F07"/>
    <w:rsid w:val="00C57491"/>
    <w:rsid w:val="00C67ADB"/>
    <w:rsid w:val="00C7048C"/>
    <w:rsid w:val="00C7405A"/>
    <w:rsid w:val="00C85BB2"/>
    <w:rsid w:val="00C91ACE"/>
    <w:rsid w:val="00CA3069"/>
    <w:rsid w:val="00CA348E"/>
    <w:rsid w:val="00CA618D"/>
    <w:rsid w:val="00CB03C9"/>
    <w:rsid w:val="00CB49A5"/>
    <w:rsid w:val="00CB661F"/>
    <w:rsid w:val="00CC798F"/>
    <w:rsid w:val="00CD6F96"/>
    <w:rsid w:val="00CE47F7"/>
    <w:rsid w:val="00CE6AEF"/>
    <w:rsid w:val="00CE70CC"/>
    <w:rsid w:val="00CF60F2"/>
    <w:rsid w:val="00D001BA"/>
    <w:rsid w:val="00D02EFA"/>
    <w:rsid w:val="00D04DCB"/>
    <w:rsid w:val="00D06E82"/>
    <w:rsid w:val="00D110E3"/>
    <w:rsid w:val="00D32BFD"/>
    <w:rsid w:val="00D335C4"/>
    <w:rsid w:val="00D4338E"/>
    <w:rsid w:val="00D47336"/>
    <w:rsid w:val="00D53AA0"/>
    <w:rsid w:val="00D53C51"/>
    <w:rsid w:val="00D56194"/>
    <w:rsid w:val="00D56AF2"/>
    <w:rsid w:val="00D63D18"/>
    <w:rsid w:val="00D64B78"/>
    <w:rsid w:val="00D6561C"/>
    <w:rsid w:val="00D73B65"/>
    <w:rsid w:val="00D74797"/>
    <w:rsid w:val="00D851F8"/>
    <w:rsid w:val="00D92DCD"/>
    <w:rsid w:val="00D94FBF"/>
    <w:rsid w:val="00DA0539"/>
    <w:rsid w:val="00DA7770"/>
    <w:rsid w:val="00DB0A08"/>
    <w:rsid w:val="00DB30FF"/>
    <w:rsid w:val="00DB3EE3"/>
    <w:rsid w:val="00DD1EA4"/>
    <w:rsid w:val="00DD3FE4"/>
    <w:rsid w:val="00DD6656"/>
    <w:rsid w:val="00DE2C09"/>
    <w:rsid w:val="00DE5D30"/>
    <w:rsid w:val="00DF24C0"/>
    <w:rsid w:val="00DF760B"/>
    <w:rsid w:val="00E10797"/>
    <w:rsid w:val="00E13BF8"/>
    <w:rsid w:val="00E31059"/>
    <w:rsid w:val="00E4239C"/>
    <w:rsid w:val="00E43A5C"/>
    <w:rsid w:val="00E47078"/>
    <w:rsid w:val="00E50FAD"/>
    <w:rsid w:val="00E532FB"/>
    <w:rsid w:val="00E62885"/>
    <w:rsid w:val="00E71DC2"/>
    <w:rsid w:val="00E73725"/>
    <w:rsid w:val="00E811C8"/>
    <w:rsid w:val="00E83CCC"/>
    <w:rsid w:val="00E940E7"/>
    <w:rsid w:val="00E9620E"/>
    <w:rsid w:val="00EA54F4"/>
    <w:rsid w:val="00EA6513"/>
    <w:rsid w:val="00EC596D"/>
    <w:rsid w:val="00EC6A56"/>
    <w:rsid w:val="00EC79B5"/>
    <w:rsid w:val="00ED2AAB"/>
    <w:rsid w:val="00ED4C36"/>
    <w:rsid w:val="00EF0C55"/>
    <w:rsid w:val="00EF4C8B"/>
    <w:rsid w:val="00EF4FE1"/>
    <w:rsid w:val="00F048C2"/>
    <w:rsid w:val="00F04ED8"/>
    <w:rsid w:val="00F2038F"/>
    <w:rsid w:val="00F221B3"/>
    <w:rsid w:val="00F24973"/>
    <w:rsid w:val="00F330AA"/>
    <w:rsid w:val="00F37D10"/>
    <w:rsid w:val="00F4210D"/>
    <w:rsid w:val="00F42D0A"/>
    <w:rsid w:val="00F662C3"/>
    <w:rsid w:val="00F71E61"/>
    <w:rsid w:val="00F75694"/>
    <w:rsid w:val="00F80637"/>
    <w:rsid w:val="00F8240A"/>
    <w:rsid w:val="00F92E1D"/>
    <w:rsid w:val="00F93255"/>
    <w:rsid w:val="00F93F2A"/>
    <w:rsid w:val="00FA27CE"/>
    <w:rsid w:val="00FB07D7"/>
    <w:rsid w:val="00FB2272"/>
    <w:rsid w:val="00FC3C32"/>
    <w:rsid w:val="00FC5033"/>
    <w:rsid w:val="00FC529C"/>
    <w:rsid w:val="00FC6666"/>
    <w:rsid w:val="00FD2D67"/>
    <w:rsid w:val="00FD4ADC"/>
    <w:rsid w:val="00FD4CAC"/>
    <w:rsid w:val="00FE54BE"/>
    <w:rsid w:val="00FF0269"/>
    <w:rsid w:val="00FF58BD"/>
    <w:rsid w:val="05148AD0"/>
    <w:rsid w:val="09E7FBF3"/>
    <w:rsid w:val="0A2E1723"/>
    <w:rsid w:val="0A5D6994"/>
    <w:rsid w:val="0F2A3847"/>
    <w:rsid w:val="11470DE7"/>
    <w:rsid w:val="114E3E45"/>
    <w:rsid w:val="161E718D"/>
    <w:rsid w:val="17B44DA1"/>
    <w:rsid w:val="180BB982"/>
    <w:rsid w:val="18511485"/>
    <w:rsid w:val="21F16B06"/>
    <w:rsid w:val="2304E21B"/>
    <w:rsid w:val="25290BC8"/>
    <w:rsid w:val="2635F718"/>
    <w:rsid w:val="2774D71D"/>
    <w:rsid w:val="2DE418A1"/>
    <w:rsid w:val="39711F0C"/>
    <w:rsid w:val="3DC09430"/>
    <w:rsid w:val="406890B3"/>
    <w:rsid w:val="40BAFB26"/>
    <w:rsid w:val="4359DD39"/>
    <w:rsid w:val="47535939"/>
    <w:rsid w:val="548172B9"/>
    <w:rsid w:val="58E41E5B"/>
    <w:rsid w:val="5B41F2F2"/>
    <w:rsid w:val="5CAAA42E"/>
    <w:rsid w:val="5E0F2CA2"/>
    <w:rsid w:val="6271D844"/>
    <w:rsid w:val="628B00A1"/>
    <w:rsid w:val="639298B9"/>
    <w:rsid w:val="654AB103"/>
    <w:rsid w:val="65A97906"/>
    <w:rsid w:val="69F2002C"/>
    <w:rsid w:val="6B8DD08D"/>
    <w:rsid w:val="6CA032F4"/>
    <w:rsid w:val="6F94234B"/>
    <w:rsid w:val="7213CE8C"/>
    <w:rsid w:val="75FD7082"/>
    <w:rsid w:val="762875C6"/>
    <w:rsid w:val="7AFBE6E9"/>
    <w:rsid w:val="7F1BAEF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5806F19D"/>
  <w15:docId w15:val="{ADA894AA-E9B6-4574-BA5C-2B87C307E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47F7"/>
    <w:pPr>
      <w:bidi/>
    </w:pPr>
  </w:style>
  <w:style w:type="paragraph" w:styleId="1">
    <w:name w:val="heading 1"/>
    <w:basedOn w:val="a"/>
    <w:link w:val="10"/>
    <w:uiPriority w:val="9"/>
    <w:qFormat/>
    <w:rsid w:val="00467DDA"/>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467DDA"/>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semiHidden/>
    <w:unhideWhenUsed/>
    <w:qFormat/>
    <w:rsid w:val="00BD1B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67DDA"/>
    <w:rPr>
      <w:rFonts w:ascii="Times New Roman" w:eastAsia="Times New Roman" w:hAnsi="Times New Roman" w:cs="Times New Roman"/>
      <w:b/>
      <w:bCs/>
      <w:kern w:val="36"/>
      <w:sz w:val="48"/>
      <w:szCs w:val="48"/>
    </w:rPr>
  </w:style>
  <w:style w:type="character" w:customStyle="1" w:styleId="20">
    <w:name w:val="כותרת 2 תו"/>
    <w:basedOn w:val="a0"/>
    <w:link w:val="2"/>
    <w:uiPriority w:val="9"/>
    <w:rsid w:val="00467DDA"/>
    <w:rPr>
      <w:rFonts w:ascii="Times New Roman" w:eastAsia="Times New Roman" w:hAnsi="Times New Roman" w:cs="Times New Roman"/>
      <w:b/>
      <w:bCs/>
      <w:sz w:val="36"/>
      <w:szCs w:val="36"/>
    </w:rPr>
  </w:style>
  <w:style w:type="paragraph" w:customStyle="1" w:styleId="pw-post-body-paragraph">
    <w:name w:val="pw-post-body-paragraph"/>
    <w:basedOn w:val="a"/>
    <w:rsid w:val="00467DDA"/>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j">
    <w:name w:val="lj"/>
    <w:basedOn w:val="a"/>
    <w:rsid w:val="00467DD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467DDA"/>
    <w:rPr>
      <w:color w:val="0000FF"/>
      <w:u w:val="single"/>
    </w:rPr>
  </w:style>
  <w:style w:type="character" w:styleId="a3">
    <w:name w:val="Emphasis"/>
    <w:basedOn w:val="a0"/>
    <w:uiPriority w:val="20"/>
    <w:qFormat/>
    <w:rsid w:val="00467DDA"/>
    <w:rPr>
      <w:i/>
      <w:iCs/>
    </w:rPr>
  </w:style>
  <w:style w:type="character" w:styleId="a4">
    <w:name w:val="Strong"/>
    <w:basedOn w:val="a0"/>
    <w:uiPriority w:val="22"/>
    <w:qFormat/>
    <w:rsid w:val="00467DDA"/>
    <w:rPr>
      <w:b/>
      <w:bCs/>
    </w:rPr>
  </w:style>
  <w:style w:type="paragraph" w:styleId="a5">
    <w:name w:val="header"/>
    <w:basedOn w:val="a"/>
    <w:link w:val="a6"/>
    <w:uiPriority w:val="99"/>
    <w:unhideWhenUsed/>
    <w:rsid w:val="00467DDA"/>
    <w:pPr>
      <w:tabs>
        <w:tab w:val="center" w:pos="4153"/>
        <w:tab w:val="right" w:pos="8306"/>
      </w:tabs>
      <w:spacing w:after="0" w:line="240" w:lineRule="auto"/>
    </w:pPr>
  </w:style>
  <w:style w:type="character" w:customStyle="1" w:styleId="a6">
    <w:name w:val="כותרת עליונה תו"/>
    <w:basedOn w:val="a0"/>
    <w:link w:val="a5"/>
    <w:uiPriority w:val="99"/>
    <w:rsid w:val="00467DDA"/>
  </w:style>
  <w:style w:type="paragraph" w:styleId="a7">
    <w:name w:val="footer"/>
    <w:basedOn w:val="a"/>
    <w:link w:val="a8"/>
    <w:uiPriority w:val="99"/>
    <w:unhideWhenUsed/>
    <w:rsid w:val="00467DDA"/>
    <w:pPr>
      <w:tabs>
        <w:tab w:val="center" w:pos="4153"/>
        <w:tab w:val="right" w:pos="8306"/>
      </w:tabs>
      <w:spacing w:after="0" w:line="240" w:lineRule="auto"/>
    </w:pPr>
  </w:style>
  <w:style w:type="character" w:customStyle="1" w:styleId="a8">
    <w:name w:val="כותרת תחתונה תו"/>
    <w:basedOn w:val="a0"/>
    <w:link w:val="a7"/>
    <w:uiPriority w:val="99"/>
    <w:rsid w:val="00467DDA"/>
  </w:style>
  <w:style w:type="character" w:styleId="a9">
    <w:name w:val="Unresolved Mention"/>
    <w:basedOn w:val="a0"/>
    <w:uiPriority w:val="99"/>
    <w:semiHidden/>
    <w:unhideWhenUsed/>
    <w:rsid w:val="00483EEA"/>
    <w:rPr>
      <w:color w:val="605E5C"/>
      <w:shd w:val="clear" w:color="auto" w:fill="E1DFDD"/>
    </w:rPr>
  </w:style>
  <w:style w:type="table" w:styleId="aa">
    <w:name w:val="Table Grid"/>
    <w:basedOn w:val="a1"/>
    <w:uiPriority w:val="39"/>
    <w:rsid w:val="005A33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Subtitle"/>
    <w:basedOn w:val="a"/>
    <w:next w:val="a"/>
    <w:link w:val="ac"/>
    <w:uiPriority w:val="11"/>
    <w:qFormat/>
    <w:rsid w:val="00B171B1"/>
    <w:pPr>
      <w:numPr>
        <w:ilvl w:val="1"/>
      </w:numPr>
    </w:pPr>
    <w:rPr>
      <w:rFonts w:eastAsiaTheme="minorEastAsia"/>
      <w:color w:val="5A5A5A" w:themeColor="text1" w:themeTint="A5"/>
      <w:spacing w:val="15"/>
    </w:rPr>
  </w:style>
  <w:style w:type="character" w:customStyle="1" w:styleId="ac">
    <w:name w:val="כותרת משנה תו"/>
    <w:basedOn w:val="a0"/>
    <w:link w:val="ab"/>
    <w:uiPriority w:val="11"/>
    <w:rsid w:val="00B171B1"/>
    <w:rPr>
      <w:rFonts w:eastAsiaTheme="minorEastAsia"/>
      <w:color w:val="5A5A5A" w:themeColor="text1" w:themeTint="A5"/>
      <w:spacing w:val="15"/>
    </w:rPr>
  </w:style>
  <w:style w:type="paragraph" w:styleId="ad">
    <w:name w:val="TOC Heading"/>
    <w:basedOn w:val="1"/>
    <w:next w:val="a"/>
    <w:uiPriority w:val="39"/>
    <w:unhideWhenUsed/>
    <w:qFormat/>
    <w:rsid w:val="009469C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bidi="ar-SA"/>
    </w:rPr>
  </w:style>
  <w:style w:type="paragraph" w:styleId="TOC1">
    <w:name w:val="toc 1"/>
    <w:basedOn w:val="a"/>
    <w:next w:val="a"/>
    <w:autoRedefine/>
    <w:uiPriority w:val="39"/>
    <w:unhideWhenUsed/>
    <w:rsid w:val="00A004C5"/>
    <w:pPr>
      <w:tabs>
        <w:tab w:val="right" w:leader="dot" w:pos="8296"/>
      </w:tabs>
      <w:bidi w:val="0"/>
      <w:spacing w:before="120" w:after="120"/>
    </w:pPr>
    <w:rPr>
      <w:rFonts w:cstheme="minorHAnsi"/>
      <w:b/>
      <w:bCs/>
      <w:caps/>
      <w:sz w:val="20"/>
      <w:szCs w:val="20"/>
    </w:rPr>
  </w:style>
  <w:style w:type="paragraph" w:styleId="TOC2">
    <w:name w:val="toc 2"/>
    <w:basedOn w:val="a"/>
    <w:next w:val="a"/>
    <w:autoRedefine/>
    <w:uiPriority w:val="39"/>
    <w:unhideWhenUsed/>
    <w:rsid w:val="00A004C5"/>
    <w:pPr>
      <w:tabs>
        <w:tab w:val="right" w:leader="dot" w:pos="8296"/>
      </w:tabs>
      <w:bidi w:val="0"/>
      <w:spacing w:after="0"/>
      <w:ind w:left="220"/>
    </w:pPr>
    <w:rPr>
      <w:rFonts w:cstheme="minorHAnsi"/>
      <w:smallCaps/>
      <w:sz w:val="20"/>
      <w:szCs w:val="20"/>
    </w:rPr>
  </w:style>
  <w:style w:type="character" w:customStyle="1" w:styleId="30">
    <w:name w:val="כותרת 3 תו"/>
    <w:basedOn w:val="a0"/>
    <w:link w:val="3"/>
    <w:uiPriority w:val="9"/>
    <w:semiHidden/>
    <w:rsid w:val="00BD1B02"/>
    <w:rPr>
      <w:rFonts w:asciiTheme="majorHAnsi" w:eastAsiaTheme="majorEastAsia" w:hAnsiTheme="majorHAnsi" w:cstheme="majorBidi"/>
      <w:color w:val="1F3763" w:themeColor="accent1" w:themeShade="7F"/>
      <w:sz w:val="24"/>
      <w:szCs w:val="24"/>
    </w:rPr>
  </w:style>
  <w:style w:type="paragraph" w:styleId="TOC3">
    <w:name w:val="toc 3"/>
    <w:basedOn w:val="a"/>
    <w:next w:val="a"/>
    <w:autoRedefine/>
    <w:uiPriority w:val="39"/>
    <w:unhideWhenUsed/>
    <w:rsid w:val="00A004C5"/>
    <w:pPr>
      <w:tabs>
        <w:tab w:val="right" w:leader="dot" w:pos="8296"/>
      </w:tabs>
      <w:bidi w:val="0"/>
      <w:spacing w:after="0"/>
      <w:ind w:left="440"/>
      <w:jc w:val="right"/>
    </w:pPr>
    <w:rPr>
      <w:rFonts w:cstheme="minorHAnsi"/>
      <w:i/>
      <w:iCs/>
      <w:sz w:val="20"/>
      <w:szCs w:val="20"/>
    </w:rPr>
  </w:style>
  <w:style w:type="paragraph" w:styleId="TOC4">
    <w:name w:val="toc 4"/>
    <w:basedOn w:val="a"/>
    <w:next w:val="a"/>
    <w:autoRedefine/>
    <w:uiPriority w:val="39"/>
    <w:unhideWhenUsed/>
    <w:rsid w:val="00BD1B02"/>
    <w:pPr>
      <w:spacing w:after="0"/>
      <w:ind w:left="660"/>
    </w:pPr>
    <w:rPr>
      <w:rFonts w:cstheme="minorHAnsi"/>
      <w:sz w:val="18"/>
      <w:szCs w:val="18"/>
    </w:rPr>
  </w:style>
  <w:style w:type="paragraph" w:styleId="TOC5">
    <w:name w:val="toc 5"/>
    <w:basedOn w:val="a"/>
    <w:next w:val="a"/>
    <w:autoRedefine/>
    <w:uiPriority w:val="39"/>
    <w:unhideWhenUsed/>
    <w:rsid w:val="00BD1B02"/>
    <w:pPr>
      <w:spacing w:after="0"/>
      <w:ind w:left="880"/>
    </w:pPr>
    <w:rPr>
      <w:rFonts w:cstheme="minorHAnsi"/>
      <w:sz w:val="18"/>
      <w:szCs w:val="18"/>
    </w:rPr>
  </w:style>
  <w:style w:type="paragraph" w:styleId="TOC6">
    <w:name w:val="toc 6"/>
    <w:basedOn w:val="a"/>
    <w:next w:val="a"/>
    <w:autoRedefine/>
    <w:uiPriority w:val="39"/>
    <w:unhideWhenUsed/>
    <w:rsid w:val="00BD1B02"/>
    <w:pPr>
      <w:spacing w:after="0"/>
      <w:ind w:left="1100"/>
    </w:pPr>
    <w:rPr>
      <w:rFonts w:cstheme="minorHAnsi"/>
      <w:sz w:val="18"/>
      <w:szCs w:val="18"/>
    </w:rPr>
  </w:style>
  <w:style w:type="paragraph" w:styleId="TOC7">
    <w:name w:val="toc 7"/>
    <w:basedOn w:val="a"/>
    <w:next w:val="a"/>
    <w:autoRedefine/>
    <w:uiPriority w:val="39"/>
    <w:unhideWhenUsed/>
    <w:rsid w:val="00BD1B02"/>
    <w:pPr>
      <w:spacing w:after="0"/>
      <w:ind w:left="1320"/>
    </w:pPr>
    <w:rPr>
      <w:rFonts w:cstheme="minorHAnsi"/>
      <w:sz w:val="18"/>
      <w:szCs w:val="18"/>
    </w:rPr>
  </w:style>
  <w:style w:type="paragraph" w:styleId="TOC8">
    <w:name w:val="toc 8"/>
    <w:basedOn w:val="a"/>
    <w:next w:val="a"/>
    <w:autoRedefine/>
    <w:uiPriority w:val="39"/>
    <w:unhideWhenUsed/>
    <w:rsid w:val="00BD1B02"/>
    <w:pPr>
      <w:spacing w:after="0"/>
      <w:ind w:left="1540"/>
    </w:pPr>
    <w:rPr>
      <w:rFonts w:cstheme="minorHAnsi"/>
      <w:sz w:val="18"/>
      <w:szCs w:val="18"/>
    </w:rPr>
  </w:style>
  <w:style w:type="paragraph" w:styleId="TOC9">
    <w:name w:val="toc 9"/>
    <w:basedOn w:val="a"/>
    <w:next w:val="a"/>
    <w:autoRedefine/>
    <w:uiPriority w:val="39"/>
    <w:unhideWhenUsed/>
    <w:rsid w:val="00BD1B02"/>
    <w:pPr>
      <w:spacing w:after="0"/>
      <w:ind w:left="1760"/>
    </w:pPr>
    <w:rPr>
      <w:rFonts w:cstheme="minorHAnsi"/>
      <w:sz w:val="18"/>
      <w:szCs w:val="18"/>
    </w:rPr>
  </w:style>
  <w:style w:type="paragraph" w:styleId="NormalWeb">
    <w:name w:val="Normal (Web)"/>
    <w:basedOn w:val="a"/>
    <w:uiPriority w:val="99"/>
    <w:semiHidden/>
    <w:unhideWhenUsed/>
    <w:rsid w:val="007025F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a0"/>
    <w:uiPriority w:val="99"/>
    <w:semiHidden/>
    <w:unhideWhenUsed/>
    <w:rsid w:val="005249C2"/>
    <w:rPr>
      <w:color w:val="954F72" w:themeColor="followedHyperlink"/>
      <w:u w:val="single"/>
    </w:rPr>
  </w:style>
  <w:style w:type="paragraph" w:styleId="ae">
    <w:name w:val="List Paragraph"/>
    <w:basedOn w:val="a"/>
    <w:uiPriority w:val="34"/>
    <w:qFormat/>
    <w:rsid w:val="005249C2"/>
    <w:pPr>
      <w:ind w:left="720"/>
      <w:contextualSpacing/>
    </w:pPr>
  </w:style>
  <w:style w:type="character" w:styleId="HTMLCode">
    <w:name w:val="HTML Code"/>
    <w:basedOn w:val="a0"/>
    <w:uiPriority w:val="99"/>
    <w:semiHidden/>
    <w:unhideWhenUsed/>
    <w:rsid w:val="00B31676"/>
    <w:rPr>
      <w:rFonts w:ascii="Courier New" w:eastAsia="Times New Roman" w:hAnsi="Courier New" w:cs="Courier New"/>
      <w:sz w:val="20"/>
      <w:szCs w:val="20"/>
    </w:rPr>
  </w:style>
  <w:style w:type="paragraph" w:styleId="af">
    <w:name w:val="Revision"/>
    <w:hidden/>
    <w:uiPriority w:val="99"/>
    <w:semiHidden/>
    <w:rsid w:val="004256F0"/>
    <w:pPr>
      <w:spacing w:after="0" w:line="240" w:lineRule="auto"/>
    </w:pPr>
  </w:style>
  <w:style w:type="character" w:styleId="af0">
    <w:name w:val="annotation reference"/>
    <w:basedOn w:val="a0"/>
    <w:uiPriority w:val="99"/>
    <w:semiHidden/>
    <w:unhideWhenUsed/>
    <w:rsid w:val="0008761F"/>
    <w:rPr>
      <w:sz w:val="16"/>
      <w:szCs w:val="16"/>
    </w:rPr>
  </w:style>
  <w:style w:type="paragraph" w:styleId="af1">
    <w:name w:val="annotation text"/>
    <w:basedOn w:val="a"/>
    <w:link w:val="af2"/>
    <w:uiPriority w:val="99"/>
    <w:unhideWhenUsed/>
    <w:rsid w:val="0008761F"/>
    <w:pPr>
      <w:spacing w:line="240" w:lineRule="auto"/>
    </w:pPr>
    <w:rPr>
      <w:sz w:val="20"/>
      <w:szCs w:val="20"/>
    </w:rPr>
  </w:style>
  <w:style w:type="character" w:customStyle="1" w:styleId="af2">
    <w:name w:val="טקסט הערה תו"/>
    <w:basedOn w:val="a0"/>
    <w:link w:val="af1"/>
    <w:uiPriority w:val="99"/>
    <w:rsid w:val="0008761F"/>
    <w:rPr>
      <w:sz w:val="20"/>
      <w:szCs w:val="20"/>
    </w:rPr>
  </w:style>
  <w:style w:type="paragraph" w:styleId="af3">
    <w:name w:val="annotation subject"/>
    <w:basedOn w:val="af1"/>
    <w:next w:val="af1"/>
    <w:link w:val="af4"/>
    <w:uiPriority w:val="99"/>
    <w:semiHidden/>
    <w:unhideWhenUsed/>
    <w:rsid w:val="0008761F"/>
    <w:rPr>
      <w:b/>
      <w:bCs/>
    </w:rPr>
  </w:style>
  <w:style w:type="character" w:customStyle="1" w:styleId="af4">
    <w:name w:val="נושא הערה תו"/>
    <w:basedOn w:val="af2"/>
    <w:link w:val="af3"/>
    <w:uiPriority w:val="99"/>
    <w:semiHidden/>
    <w:rsid w:val="0008761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76948">
      <w:bodyDiv w:val="1"/>
      <w:marLeft w:val="0"/>
      <w:marRight w:val="0"/>
      <w:marTop w:val="0"/>
      <w:marBottom w:val="0"/>
      <w:divBdr>
        <w:top w:val="none" w:sz="0" w:space="0" w:color="auto"/>
        <w:left w:val="none" w:sz="0" w:space="0" w:color="auto"/>
        <w:bottom w:val="none" w:sz="0" w:space="0" w:color="auto"/>
        <w:right w:val="none" w:sz="0" w:space="0" w:color="auto"/>
      </w:divBdr>
    </w:div>
    <w:div w:id="67727108">
      <w:bodyDiv w:val="1"/>
      <w:marLeft w:val="0"/>
      <w:marRight w:val="0"/>
      <w:marTop w:val="0"/>
      <w:marBottom w:val="0"/>
      <w:divBdr>
        <w:top w:val="none" w:sz="0" w:space="0" w:color="auto"/>
        <w:left w:val="none" w:sz="0" w:space="0" w:color="auto"/>
        <w:bottom w:val="none" w:sz="0" w:space="0" w:color="auto"/>
        <w:right w:val="none" w:sz="0" w:space="0" w:color="auto"/>
      </w:divBdr>
    </w:div>
    <w:div w:id="169031279">
      <w:bodyDiv w:val="1"/>
      <w:marLeft w:val="0"/>
      <w:marRight w:val="0"/>
      <w:marTop w:val="0"/>
      <w:marBottom w:val="0"/>
      <w:divBdr>
        <w:top w:val="none" w:sz="0" w:space="0" w:color="auto"/>
        <w:left w:val="none" w:sz="0" w:space="0" w:color="auto"/>
        <w:bottom w:val="none" w:sz="0" w:space="0" w:color="auto"/>
        <w:right w:val="none" w:sz="0" w:space="0" w:color="auto"/>
      </w:divBdr>
    </w:div>
    <w:div w:id="1109659882">
      <w:bodyDiv w:val="1"/>
      <w:marLeft w:val="0"/>
      <w:marRight w:val="0"/>
      <w:marTop w:val="0"/>
      <w:marBottom w:val="0"/>
      <w:divBdr>
        <w:top w:val="none" w:sz="0" w:space="0" w:color="auto"/>
        <w:left w:val="none" w:sz="0" w:space="0" w:color="auto"/>
        <w:bottom w:val="none" w:sz="0" w:space="0" w:color="auto"/>
        <w:right w:val="none" w:sz="0" w:space="0" w:color="auto"/>
      </w:divBdr>
      <w:divsChild>
        <w:div w:id="281574243">
          <w:marLeft w:val="0"/>
          <w:marRight w:val="0"/>
          <w:marTop w:val="0"/>
          <w:marBottom w:val="0"/>
          <w:divBdr>
            <w:top w:val="none" w:sz="0" w:space="0" w:color="auto"/>
            <w:left w:val="none" w:sz="0" w:space="0" w:color="auto"/>
            <w:bottom w:val="none" w:sz="0" w:space="0" w:color="auto"/>
            <w:right w:val="none" w:sz="0" w:space="0" w:color="auto"/>
          </w:divBdr>
          <w:divsChild>
            <w:div w:id="569389837">
              <w:marLeft w:val="0"/>
              <w:marRight w:val="0"/>
              <w:marTop w:val="0"/>
              <w:marBottom w:val="0"/>
              <w:divBdr>
                <w:top w:val="none" w:sz="0" w:space="0" w:color="auto"/>
                <w:left w:val="none" w:sz="0" w:space="0" w:color="auto"/>
                <w:bottom w:val="none" w:sz="0" w:space="0" w:color="auto"/>
                <w:right w:val="none" w:sz="0" w:space="0" w:color="auto"/>
              </w:divBdr>
              <w:divsChild>
                <w:div w:id="607466834">
                  <w:marLeft w:val="360"/>
                  <w:marRight w:val="360"/>
                  <w:marTop w:val="0"/>
                  <w:marBottom w:val="0"/>
                  <w:divBdr>
                    <w:top w:val="none" w:sz="0" w:space="0" w:color="auto"/>
                    <w:left w:val="none" w:sz="0" w:space="0" w:color="auto"/>
                    <w:bottom w:val="none" w:sz="0" w:space="0" w:color="auto"/>
                    <w:right w:val="none" w:sz="0" w:space="0" w:color="auto"/>
                  </w:divBdr>
                  <w:divsChild>
                    <w:div w:id="5743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055521">
          <w:marLeft w:val="0"/>
          <w:marRight w:val="0"/>
          <w:marTop w:val="480"/>
          <w:marBottom w:val="210"/>
          <w:divBdr>
            <w:top w:val="none" w:sz="0" w:space="0" w:color="auto"/>
            <w:left w:val="none" w:sz="0" w:space="0" w:color="auto"/>
            <w:bottom w:val="none" w:sz="0" w:space="0" w:color="auto"/>
            <w:right w:val="none" w:sz="0" w:space="0" w:color="auto"/>
          </w:divBdr>
        </w:div>
      </w:divsChild>
    </w:div>
    <w:div w:id="1318147904">
      <w:bodyDiv w:val="1"/>
      <w:marLeft w:val="0"/>
      <w:marRight w:val="0"/>
      <w:marTop w:val="0"/>
      <w:marBottom w:val="0"/>
      <w:divBdr>
        <w:top w:val="none" w:sz="0" w:space="0" w:color="auto"/>
        <w:left w:val="none" w:sz="0" w:space="0" w:color="auto"/>
        <w:bottom w:val="none" w:sz="0" w:space="0" w:color="auto"/>
        <w:right w:val="none" w:sz="0" w:space="0" w:color="auto"/>
      </w:divBdr>
      <w:divsChild>
        <w:div w:id="88628606">
          <w:marLeft w:val="0"/>
          <w:marRight w:val="0"/>
          <w:marTop w:val="0"/>
          <w:marBottom w:val="0"/>
          <w:divBdr>
            <w:top w:val="none" w:sz="0" w:space="0" w:color="auto"/>
            <w:left w:val="none" w:sz="0" w:space="0" w:color="auto"/>
            <w:bottom w:val="none" w:sz="0" w:space="0" w:color="auto"/>
            <w:right w:val="none" w:sz="0" w:space="0" w:color="auto"/>
          </w:divBdr>
          <w:divsChild>
            <w:div w:id="1626307950">
              <w:marLeft w:val="0"/>
              <w:marRight w:val="0"/>
              <w:marTop w:val="0"/>
              <w:marBottom w:val="0"/>
              <w:divBdr>
                <w:top w:val="none" w:sz="0" w:space="0" w:color="auto"/>
                <w:left w:val="none" w:sz="0" w:space="0" w:color="auto"/>
                <w:bottom w:val="none" w:sz="0" w:space="0" w:color="auto"/>
                <w:right w:val="none" w:sz="0" w:space="0" w:color="auto"/>
              </w:divBdr>
              <w:divsChild>
                <w:div w:id="455492942">
                  <w:marLeft w:val="360"/>
                  <w:marRight w:val="360"/>
                  <w:marTop w:val="0"/>
                  <w:marBottom w:val="0"/>
                  <w:divBdr>
                    <w:top w:val="none" w:sz="0" w:space="0" w:color="auto"/>
                    <w:left w:val="none" w:sz="0" w:space="0" w:color="auto"/>
                    <w:bottom w:val="none" w:sz="0" w:space="0" w:color="auto"/>
                    <w:right w:val="none" w:sz="0" w:space="0" w:color="auto"/>
                  </w:divBdr>
                  <w:divsChild>
                    <w:div w:id="969820568">
                      <w:marLeft w:val="0"/>
                      <w:marRight w:val="0"/>
                      <w:marTop w:val="0"/>
                      <w:marBottom w:val="0"/>
                      <w:divBdr>
                        <w:top w:val="none" w:sz="0" w:space="0" w:color="auto"/>
                        <w:left w:val="none" w:sz="0" w:space="0" w:color="auto"/>
                        <w:bottom w:val="none" w:sz="0" w:space="0" w:color="auto"/>
                        <w:right w:val="none" w:sz="0" w:space="0" w:color="auto"/>
                      </w:divBdr>
                    </w:div>
                    <w:div w:id="1276448297">
                      <w:marLeft w:val="0"/>
                      <w:marRight w:val="0"/>
                      <w:marTop w:val="0"/>
                      <w:marBottom w:val="0"/>
                      <w:divBdr>
                        <w:top w:val="none" w:sz="0" w:space="0" w:color="auto"/>
                        <w:left w:val="none" w:sz="0" w:space="0" w:color="auto"/>
                        <w:bottom w:val="none" w:sz="0" w:space="0" w:color="auto"/>
                        <w:right w:val="none" w:sz="0" w:space="0" w:color="auto"/>
                      </w:divBdr>
                    </w:div>
                    <w:div w:id="1335034277">
                      <w:marLeft w:val="0"/>
                      <w:marRight w:val="0"/>
                      <w:marTop w:val="0"/>
                      <w:marBottom w:val="0"/>
                      <w:divBdr>
                        <w:top w:val="none" w:sz="0" w:space="0" w:color="auto"/>
                        <w:left w:val="none" w:sz="0" w:space="0" w:color="auto"/>
                        <w:bottom w:val="none" w:sz="0" w:space="0" w:color="auto"/>
                        <w:right w:val="none" w:sz="0" w:space="0" w:color="auto"/>
                      </w:divBdr>
                    </w:div>
                    <w:div w:id="180107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960426">
          <w:marLeft w:val="0"/>
          <w:marRight w:val="0"/>
          <w:marTop w:val="0"/>
          <w:marBottom w:val="0"/>
          <w:divBdr>
            <w:top w:val="none" w:sz="0" w:space="0" w:color="auto"/>
            <w:left w:val="none" w:sz="0" w:space="0" w:color="auto"/>
            <w:bottom w:val="none" w:sz="0" w:space="0" w:color="auto"/>
            <w:right w:val="none" w:sz="0" w:space="0" w:color="auto"/>
          </w:divBdr>
          <w:divsChild>
            <w:div w:id="328217444">
              <w:marLeft w:val="0"/>
              <w:marRight w:val="0"/>
              <w:marTop w:val="0"/>
              <w:marBottom w:val="0"/>
              <w:divBdr>
                <w:top w:val="none" w:sz="0" w:space="0" w:color="auto"/>
                <w:left w:val="none" w:sz="0" w:space="0" w:color="auto"/>
                <w:bottom w:val="none" w:sz="0" w:space="0" w:color="auto"/>
                <w:right w:val="none" w:sz="0" w:space="0" w:color="auto"/>
              </w:divBdr>
              <w:divsChild>
                <w:div w:id="1765805027">
                  <w:marLeft w:val="360"/>
                  <w:marRight w:val="360"/>
                  <w:marTop w:val="0"/>
                  <w:marBottom w:val="0"/>
                  <w:divBdr>
                    <w:top w:val="none" w:sz="0" w:space="0" w:color="auto"/>
                    <w:left w:val="none" w:sz="0" w:space="0" w:color="auto"/>
                    <w:bottom w:val="none" w:sz="0" w:space="0" w:color="auto"/>
                    <w:right w:val="none" w:sz="0" w:space="0" w:color="auto"/>
                  </w:divBdr>
                  <w:divsChild>
                    <w:div w:id="213086746">
                      <w:marLeft w:val="0"/>
                      <w:marRight w:val="0"/>
                      <w:marTop w:val="0"/>
                      <w:marBottom w:val="0"/>
                      <w:divBdr>
                        <w:top w:val="none" w:sz="0" w:space="0" w:color="auto"/>
                        <w:left w:val="none" w:sz="0" w:space="0" w:color="auto"/>
                        <w:bottom w:val="none" w:sz="0" w:space="0" w:color="auto"/>
                        <w:right w:val="none" w:sz="0" w:space="0" w:color="auto"/>
                      </w:divBdr>
                    </w:div>
                    <w:div w:id="704673783">
                      <w:marLeft w:val="0"/>
                      <w:marRight w:val="0"/>
                      <w:marTop w:val="0"/>
                      <w:marBottom w:val="0"/>
                      <w:divBdr>
                        <w:top w:val="none" w:sz="0" w:space="0" w:color="auto"/>
                        <w:left w:val="none" w:sz="0" w:space="0" w:color="auto"/>
                        <w:bottom w:val="none" w:sz="0" w:space="0" w:color="auto"/>
                        <w:right w:val="none" w:sz="0" w:space="0" w:color="auto"/>
                      </w:divBdr>
                    </w:div>
                    <w:div w:id="765728800">
                      <w:marLeft w:val="0"/>
                      <w:marRight w:val="0"/>
                      <w:marTop w:val="0"/>
                      <w:marBottom w:val="0"/>
                      <w:divBdr>
                        <w:top w:val="none" w:sz="0" w:space="0" w:color="auto"/>
                        <w:left w:val="none" w:sz="0" w:space="0" w:color="auto"/>
                        <w:bottom w:val="none" w:sz="0" w:space="0" w:color="auto"/>
                        <w:right w:val="none" w:sz="0" w:space="0" w:color="auto"/>
                      </w:divBdr>
                    </w:div>
                    <w:div w:id="167375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502896">
          <w:marLeft w:val="0"/>
          <w:marRight w:val="0"/>
          <w:marTop w:val="0"/>
          <w:marBottom w:val="0"/>
          <w:divBdr>
            <w:top w:val="none" w:sz="0" w:space="0" w:color="auto"/>
            <w:left w:val="none" w:sz="0" w:space="0" w:color="auto"/>
            <w:bottom w:val="none" w:sz="0" w:space="0" w:color="auto"/>
            <w:right w:val="none" w:sz="0" w:space="0" w:color="auto"/>
          </w:divBdr>
          <w:divsChild>
            <w:div w:id="500852486">
              <w:marLeft w:val="0"/>
              <w:marRight w:val="0"/>
              <w:marTop w:val="0"/>
              <w:marBottom w:val="0"/>
              <w:divBdr>
                <w:top w:val="none" w:sz="0" w:space="0" w:color="auto"/>
                <w:left w:val="none" w:sz="0" w:space="0" w:color="auto"/>
                <w:bottom w:val="none" w:sz="0" w:space="0" w:color="auto"/>
                <w:right w:val="none" w:sz="0" w:space="0" w:color="auto"/>
              </w:divBdr>
              <w:divsChild>
                <w:div w:id="1327005615">
                  <w:marLeft w:val="360"/>
                  <w:marRight w:val="360"/>
                  <w:marTop w:val="0"/>
                  <w:marBottom w:val="0"/>
                  <w:divBdr>
                    <w:top w:val="none" w:sz="0" w:space="0" w:color="auto"/>
                    <w:left w:val="none" w:sz="0" w:space="0" w:color="auto"/>
                    <w:bottom w:val="none" w:sz="0" w:space="0" w:color="auto"/>
                    <w:right w:val="none" w:sz="0" w:space="0" w:color="auto"/>
                  </w:divBdr>
                  <w:divsChild>
                    <w:div w:id="202716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076820">
          <w:marLeft w:val="0"/>
          <w:marRight w:val="0"/>
          <w:marTop w:val="0"/>
          <w:marBottom w:val="0"/>
          <w:divBdr>
            <w:top w:val="none" w:sz="0" w:space="0" w:color="auto"/>
            <w:left w:val="none" w:sz="0" w:space="0" w:color="auto"/>
            <w:bottom w:val="none" w:sz="0" w:space="0" w:color="auto"/>
            <w:right w:val="none" w:sz="0" w:space="0" w:color="auto"/>
          </w:divBdr>
          <w:divsChild>
            <w:div w:id="2145149895">
              <w:marLeft w:val="0"/>
              <w:marRight w:val="0"/>
              <w:marTop w:val="0"/>
              <w:marBottom w:val="0"/>
              <w:divBdr>
                <w:top w:val="none" w:sz="0" w:space="0" w:color="auto"/>
                <w:left w:val="none" w:sz="0" w:space="0" w:color="auto"/>
                <w:bottom w:val="none" w:sz="0" w:space="0" w:color="auto"/>
                <w:right w:val="none" w:sz="0" w:space="0" w:color="auto"/>
              </w:divBdr>
              <w:divsChild>
                <w:div w:id="2079283306">
                  <w:marLeft w:val="360"/>
                  <w:marRight w:val="360"/>
                  <w:marTop w:val="0"/>
                  <w:marBottom w:val="0"/>
                  <w:divBdr>
                    <w:top w:val="none" w:sz="0" w:space="0" w:color="auto"/>
                    <w:left w:val="none" w:sz="0" w:space="0" w:color="auto"/>
                    <w:bottom w:val="none" w:sz="0" w:space="0" w:color="auto"/>
                    <w:right w:val="none" w:sz="0" w:space="0" w:color="auto"/>
                  </w:divBdr>
                  <w:divsChild>
                    <w:div w:id="7524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928641">
      <w:bodyDiv w:val="1"/>
      <w:marLeft w:val="0"/>
      <w:marRight w:val="0"/>
      <w:marTop w:val="0"/>
      <w:marBottom w:val="0"/>
      <w:divBdr>
        <w:top w:val="none" w:sz="0" w:space="0" w:color="auto"/>
        <w:left w:val="none" w:sz="0" w:space="0" w:color="auto"/>
        <w:bottom w:val="none" w:sz="0" w:space="0" w:color="auto"/>
        <w:right w:val="none" w:sz="0" w:space="0" w:color="auto"/>
      </w:divBdr>
    </w:div>
    <w:div w:id="1615284481">
      <w:bodyDiv w:val="1"/>
      <w:marLeft w:val="0"/>
      <w:marRight w:val="0"/>
      <w:marTop w:val="0"/>
      <w:marBottom w:val="0"/>
      <w:divBdr>
        <w:top w:val="none" w:sz="0" w:space="0" w:color="auto"/>
        <w:left w:val="none" w:sz="0" w:space="0" w:color="auto"/>
        <w:bottom w:val="none" w:sz="0" w:space="0" w:color="auto"/>
        <w:right w:val="none" w:sz="0" w:space="0" w:color="auto"/>
      </w:divBdr>
      <w:divsChild>
        <w:div w:id="48581326">
          <w:marLeft w:val="0"/>
          <w:marRight w:val="0"/>
          <w:marTop w:val="0"/>
          <w:marBottom w:val="0"/>
          <w:divBdr>
            <w:top w:val="none" w:sz="0" w:space="0" w:color="auto"/>
            <w:left w:val="none" w:sz="0" w:space="0" w:color="auto"/>
            <w:bottom w:val="none" w:sz="0" w:space="0" w:color="auto"/>
            <w:right w:val="none" w:sz="0" w:space="0" w:color="auto"/>
          </w:divBdr>
          <w:divsChild>
            <w:div w:id="1089545532">
              <w:marLeft w:val="0"/>
              <w:marRight w:val="0"/>
              <w:marTop w:val="0"/>
              <w:marBottom w:val="0"/>
              <w:divBdr>
                <w:top w:val="none" w:sz="0" w:space="0" w:color="auto"/>
                <w:left w:val="none" w:sz="0" w:space="0" w:color="auto"/>
                <w:bottom w:val="none" w:sz="0" w:space="0" w:color="auto"/>
                <w:right w:val="none" w:sz="0" w:space="0" w:color="auto"/>
              </w:divBdr>
              <w:divsChild>
                <w:div w:id="84548705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020932411">
          <w:marLeft w:val="0"/>
          <w:marRight w:val="0"/>
          <w:marTop w:val="0"/>
          <w:marBottom w:val="0"/>
          <w:divBdr>
            <w:top w:val="none" w:sz="0" w:space="0" w:color="auto"/>
            <w:left w:val="none" w:sz="0" w:space="0" w:color="auto"/>
            <w:bottom w:val="none" w:sz="0" w:space="0" w:color="auto"/>
            <w:right w:val="none" w:sz="0" w:space="0" w:color="auto"/>
          </w:divBdr>
          <w:divsChild>
            <w:div w:id="82647273">
              <w:marLeft w:val="0"/>
              <w:marRight w:val="0"/>
              <w:marTop w:val="0"/>
              <w:marBottom w:val="0"/>
              <w:divBdr>
                <w:top w:val="none" w:sz="0" w:space="0" w:color="auto"/>
                <w:left w:val="none" w:sz="0" w:space="0" w:color="auto"/>
                <w:bottom w:val="none" w:sz="0" w:space="0" w:color="auto"/>
                <w:right w:val="none" w:sz="0" w:space="0" w:color="auto"/>
              </w:divBdr>
              <w:divsChild>
                <w:div w:id="1883010663">
                  <w:marLeft w:val="360"/>
                  <w:marRight w:val="360"/>
                  <w:marTop w:val="0"/>
                  <w:marBottom w:val="0"/>
                  <w:divBdr>
                    <w:top w:val="none" w:sz="0" w:space="0" w:color="auto"/>
                    <w:left w:val="none" w:sz="0" w:space="0" w:color="auto"/>
                    <w:bottom w:val="none" w:sz="0" w:space="0" w:color="auto"/>
                    <w:right w:val="none" w:sz="0" w:space="0" w:color="auto"/>
                  </w:divBdr>
                  <w:divsChild>
                    <w:div w:id="703946604">
                      <w:marLeft w:val="0"/>
                      <w:marRight w:val="0"/>
                      <w:marTop w:val="0"/>
                      <w:marBottom w:val="0"/>
                      <w:divBdr>
                        <w:top w:val="none" w:sz="0" w:space="0" w:color="auto"/>
                        <w:left w:val="none" w:sz="0" w:space="0" w:color="auto"/>
                        <w:bottom w:val="none" w:sz="0" w:space="0" w:color="auto"/>
                        <w:right w:val="none" w:sz="0" w:space="0" w:color="auto"/>
                      </w:divBdr>
                    </w:div>
                    <w:div w:id="968557648">
                      <w:marLeft w:val="0"/>
                      <w:marRight w:val="0"/>
                      <w:marTop w:val="0"/>
                      <w:marBottom w:val="0"/>
                      <w:divBdr>
                        <w:top w:val="none" w:sz="0" w:space="0" w:color="auto"/>
                        <w:left w:val="none" w:sz="0" w:space="0" w:color="auto"/>
                        <w:bottom w:val="none" w:sz="0" w:space="0" w:color="auto"/>
                        <w:right w:val="none" w:sz="0" w:space="0" w:color="auto"/>
                      </w:divBdr>
                    </w:div>
                    <w:div w:id="151317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4301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microsoft.com/office/2016/09/relationships/commentsIds" Target="commentsIds.xml"/><Relationship Id="rId21" Type="http://schemas.openxmlformats.org/officeDocument/2006/relationships/image" Target="media/image12.pn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hyperlink" Target="https://github.com/ennauata/housegan.git" TargetMode="External"/><Relationship Id="rId50" Type="http://schemas.openxmlformats.org/officeDocument/2006/relationships/customXml" Target="ink/ink1.xml"/><Relationship Id="rId55" Type="http://schemas.openxmlformats.org/officeDocument/2006/relationships/image" Target="media/image3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comments" Target="comments.xml"/><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37.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nii.ac.jp/dsc/idr/liful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wmf"/><Relationship Id="rId27" Type="http://schemas.microsoft.com/office/2018/08/relationships/commentsExtensible" Target="commentsExtensible.xml"/><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2.png"/><Relationship Id="rId56" Type="http://schemas.openxmlformats.org/officeDocument/2006/relationships/customXml" Target="ink/ink3.xm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8.png"/><Relationship Id="rId25" Type="http://schemas.microsoft.com/office/2011/relationships/commentsExtended" Target="commentsExtended.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38.jpeg"/><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customXml" Target="ink/ink2.xm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33.pn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hyperlink" Target="https://github.com/ennauata/housegan" TargetMode="External"/><Relationship Id="rId52" Type="http://schemas.openxmlformats.org/officeDocument/2006/relationships/image" Target="media/image35.png"/><Relationship Id="rId60" Type="http://schemas.openxmlformats.org/officeDocument/2006/relationships/image" Target="media/image39.pn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mailto:yeela.malka@e.braude.ac.il" TargetMode="External"/><Relationship Id="rId13" Type="http://schemas.openxmlformats.org/officeDocument/2006/relationships/oleObject" Target="embeddings/oleObject1.bin"/><Relationship Id="rId18" Type="http://schemas.openxmlformats.org/officeDocument/2006/relationships/image" Target="media/image9.png"/><Relationship Id="rId39" Type="http://schemas.openxmlformats.org/officeDocument/2006/relationships/image" Target="media/image2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8T18:11:02.750"/>
    </inkml:context>
    <inkml:brush xml:id="br0">
      <inkml:brushProperty name="width" value="0.05" units="cm"/>
      <inkml:brushProperty name="height" value="0.05" units="cm"/>
    </inkml:brush>
  </inkml:definitions>
  <inkml:trace contextRef="#ctx0" brushRef="#br0">248 266 24575,'-2'11'0,"0"1"0,0-1 0,-1 0 0,0 0 0,-1 0 0,-9 18 0,1-2 0,-4 9 0,-2 0 0,-40 58 0,33-55 0,-27 53 0,45-77 0,1 0 0,1 1 0,0-1 0,1 1 0,0 0 0,2 1 0,-2 22 0,4-34 0,0 0 0,1 0 0,0 0 0,0 0 0,0 0 0,0-1 0,1 1 0,0 0 0,0-1 0,0 1 0,0-1 0,1 0 0,0 0 0,0 0 0,0 0 0,5 5 0,7 5 0,1 0 0,31 20 0,6 6 0,-16-8 0,1-1 0,1-2 0,72 40 0,-63-42 0,1-2 0,1-2 0,1-2 0,87 22 0,64 6 0,-170-41 0,48 19 0,-58-18 0,0-1 0,1-1 0,-1-1 0,47 6 0,331-10 0,-200-5 0,-141 0 0,99-17 0,-52 4 0,-53 5 0,1-2 0,-2-2 0,54-23 0,-78 27 0,10-5 0,-2-2 0,55-36 0,-54 31 0,-16 8 0,0-1 0,-2 0 0,0-2 0,0 0 0,25-34 0,22-23 0,-55 65 0,0-1 0,-1 0 0,-1 0 0,0-1 0,0 0 0,-1 0 0,-1-1 0,0 0 0,0-1 0,-2 1 0,7-23 0,-5-3 0,-2 0 0,-1 0 0,-3 0 0,0-1 0,-3 1 0,-8-46 0,3 56 0,-1-1 0,-2 1 0,-1 1 0,-1-1 0,-2 2 0,-21-33 0,21 40 0,-1 1 0,-1 0 0,-1 2 0,-33-28 0,-9-9 0,49 45 0,0 0 0,-1 1 0,-1 1 0,1-1 0,-1 2 0,0 0 0,-1 0 0,1 2 0,-1-1 0,0 1 0,0 1 0,0 0 0,-1 1 0,-24 0 0,-26-5 0,-97-5 0,136 14 0,1 2 0,-1 0 0,1 2 0,0 1 0,-41 17 0,-32 8 0,16-9 0,0 2 0,-99 47 0,162-64 0,-1 0 0,-1-2 0,1 0 0,-1-1 0,-37 3 0,-103-3 0,124-5 0,9 1 0,0 2 0,0 1 0,-28 8 0,-51 7 0,16-17 0,69-3 0,1 1 0,-1 1 0,1 1 0,0 0 0,0 2 0,-1 0 0,-24 9 0,25-5 0,0-2 0,0 0 0,0-2 0,0 0 0,-25 1 0,-103-2 0,87-4 0,24-3-1365,24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8T18:39:32.179"/>
    </inkml:context>
    <inkml:brush xml:id="br0">
      <inkml:brushProperty name="width" value="0.05" units="cm"/>
      <inkml:brushProperty name="height" value="0.05" units="cm"/>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8T18:39:26.545"/>
    </inkml:context>
    <inkml:brush xml:id="br0">
      <inkml:brushProperty name="width" value="0.05" units="cm"/>
      <inkml:brushProperty name="height" value="0.05" units="cm"/>
    </inkml:brush>
  </inkml:definitions>
  <inkml:trace contextRef="#ctx0" brushRef="#br0">1269 113 24575,'-29'-6'0,"-119"-31"0,-88-17 0,205 50 0,0 1 0,0 1 0,-1 2 0,1 1 0,-57 9 0,53-2 0,0 2 0,0 1 0,1 2 0,0 1 0,1 1 0,1 2 0,1 1 0,0 2 0,-54 46 0,63-47 0,2 0 0,0 2 0,1 1 0,1 0 0,1 1 0,1 1 0,2 1 0,0 0 0,1 1 0,2 0 0,0 1 0,2 0 0,-6 33 0,12-46 0,1 0 0,1 1 0,0-1 0,1 1 0,1-1 0,0 1 0,1-1 0,0 0 0,1 0 0,1 0 0,0 0 0,7 16 0,-2-13 0,1 0 0,0-1 0,0 1 0,2-2 0,0 0 0,1 0 0,0-1 0,20 15 0,2-3 0,1-1 0,2-1 0,0-3 0,1-1 0,1-1 0,1-3 0,56 15 0,-15-10 0,1-4 0,0-4 0,131 4 0,260-25 0,-161-1 0,392 55 0,-398-17 0,-228-24 0,1-3 0,-1-3 0,107-16 0,-132 8 0,-1-3 0,-1-2 0,0-2 0,-1-2 0,88-45 0,-65 23 0,48-24 0,114-81 0,-228 139 0,0 0 0,0-1 0,-1 0 0,1 0 0,-2-1 0,1 0 0,-1 0 0,0 0 0,0-1 0,-1 0 0,-1 0 0,1 0 0,5-20 0,-7 16 0,-1 1 0,0-1 0,-1 0 0,0 0 0,-1 0 0,-1 0 0,0 0 0,-1 0 0,0 0 0,-7-20 0,2 9 0,-2 1 0,0 0 0,-1 0 0,-2 1 0,0 0 0,-2 1 0,0 1 0,-1 0 0,-29-29 0,18 25 0,-1 1 0,-1 1 0,-1 1 0,-1 2 0,-1 1 0,-37-16 0,3 7 0,-1 4 0,-2 2 0,0 4 0,0 2 0,-1 4 0,-97-4 0,-406 16 0,16 2 0,390-13 0,-291-3 0,392 16 0,1 3 0,0 2 0,0 4 0,1 2 0,-66 24 0,52-8-1365,8-1-5461</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440D7-9859-455E-A4B7-B1D5498603D2}">
  <ds:schemaRefs>
    <ds:schemaRef ds:uri="http://schemas.openxmlformats.org/officeDocument/2006/bibliography"/>
  </ds:schemaRefs>
</ds:datastoreItem>
</file>

<file path=docMetadata/LabelInfo.xml><?xml version="1.0" encoding="utf-8"?>
<clbl:labelList xmlns:clbl="http://schemas.microsoft.com/office/2020/mipLabelMetadata">
  <clbl:label id="{43083d15-7273-40c1-b7db-39efd9ccc17a}" enabled="0" method="" siteId="{43083d15-7273-40c1-b7db-39efd9ccc17a}" removed="1"/>
  <clbl:label id="{b5a65d61-d7b8-421d-8c35-77932271ec4e}" enabled="1" method="Privileged" siteId="{d9d3d3ff-6c08-40ca-a4a9-aefb873ec020}" removed="0"/>
</clbl:labelList>
</file>

<file path=docProps/app.xml><?xml version="1.0" encoding="utf-8"?>
<Properties xmlns="http://schemas.openxmlformats.org/officeDocument/2006/extended-properties" xmlns:vt="http://schemas.openxmlformats.org/officeDocument/2006/docPropsVTypes">
  <Template>Normal</Template>
  <TotalTime>28</TotalTime>
  <Pages>45</Pages>
  <Words>6798</Words>
  <Characters>36664</Characters>
  <Application>Microsoft Office Word</Application>
  <DocSecurity>0</DocSecurity>
  <Lines>908</Lines>
  <Paragraphs>350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yael</dc:creator>
  <cp:keywords/>
  <dc:description/>
  <cp:lastModifiedBy>yael</cp:lastModifiedBy>
  <cp:revision>14</cp:revision>
  <cp:lastPrinted>2023-06-24T22:52:00Z</cp:lastPrinted>
  <dcterms:created xsi:type="dcterms:W3CDTF">2024-05-07T18:45:00Z</dcterms:created>
  <dcterms:modified xsi:type="dcterms:W3CDTF">2024-05-07T19:12:00Z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b13c70c3-3ddc-4460-9603-c9e5f26c318d</vt:lpwstr>
  </property>
</Properties>
</file>